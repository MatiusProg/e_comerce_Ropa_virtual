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F9B10" w14:textId="77777777" w:rsidR="00ED47FA" w:rsidRPr="00AF5232" w:rsidRDefault="00DD0A7B" w:rsidP="00ED47FA">
      <w:pPr>
        <w:rPr>
          <w:lang w:eastAsia="es-ES"/>
        </w:rPr>
      </w:pPr>
      <w:r w:rsidRPr="00AF5232">
        <w:rPr>
          <w:noProof/>
          <w:lang w:eastAsia="es-ES"/>
        </w:rPr>
        <w:drawing>
          <wp:anchor distT="0" distB="0" distL="114300" distR="114300" simplePos="0" relativeHeight="251658240" behindDoc="1" locked="0" layoutInCell="1" allowOverlap="1" wp14:anchorId="32A93692" wp14:editId="378E4044">
            <wp:simplePos x="0" y="0"/>
            <wp:positionH relativeFrom="margin">
              <wp:align>center</wp:align>
            </wp:positionH>
            <wp:positionV relativeFrom="paragraph">
              <wp:posOffset>-260985</wp:posOffset>
            </wp:positionV>
            <wp:extent cx="6495415" cy="8772525"/>
            <wp:effectExtent l="0" t="0" r="635" b="9525"/>
            <wp:wrapNone/>
            <wp:docPr id="1029" name="Imagen 6"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n 6" descr="Diagrama&#10;&#10;El contenido generado por IA puede ser incorrecto."/>
                    <pic:cNvPicPr/>
                  </pic:nvPicPr>
                  <pic:blipFill>
                    <a:blip r:embed="rId8" cstate="print">
                      <a:extLst>
                        <a:ext uri="{28A0092B-C50C-407E-A947-70E740481C1C}">
                          <a14:useLocalDpi xmlns:a14="http://schemas.microsoft.com/office/drawing/2010/main" val="0"/>
                        </a:ext>
                      </a:extLst>
                    </a:blip>
                    <a:srcRect/>
                    <a:stretch/>
                  </pic:blipFill>
                  <pic:spPr>
                    <a:xfrm>
                      <a:off x="0" y="0"/>
                      <a:ext cx="6495415" cy="8772525"/>
                    </a:xfrm>
                    <a:prstGeom prst="rect">
                      <a:avLst/>
                    </a:prstGeom>
                  </pic:spPr>
                </pic:pic>
              </a:graphicData>
            </a:graphic>
            <wp14:sizeRelH relativeFrom="margin">
              <wp14:pctWidth>0</wp14:pctWidth>
            </wp14:sizeRelH>
            <wp14:sizeRelV relativeFrom="margin">
              <wp14:pctHeight>0</wp14:pctHeight>
            </wp14:sizeRelV>
          </wp:anchor>
        </w:drawing>
      </w:r>
      <w:r w:rsidRPr="00AF5232">
        <w:rPr>
          <w:noProof/>
          <w:lang w:eastAsia="es-ES"/>
        </w:rPr>
        <mc:AlternateContent>
          <mc:Choice Requires="wps">
            <w:drawing>
              <wp:anchor distT="0" distB="0" distL="0" distR="0" simplePos="0" relativeHeight="251658243" behindDoc="0" locked="0" layoutInCell="1" allowOverlap="1" wp14:anchorId="2651BE71" wp14:editId="08503B58">
                <wp:simplePos x="0" y="0"/>
                <wp:positionH relativeFrom="margin">
                  <wp:align>left</wp:align>
                </wp:positionH>
                <wp:positionV relativeFrom="paragraph">
                  <wp:posOffset>6319520</wp:posOffset>
                </wp:positionV>
                <wp:extent cx="4629150" cy="1590675"/>
                <wp:effectExtent l="0" t="0" r="0" b="0"/>
                <wp:wrapNone/>
                <wp:docPr id="10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9150" cy="1590675"/>
                        </a:xfrm>
                        <a:prstGeom prst="rect">
                          <a:avLst/>
                        </a:prstGeom>
                        <a:ln>
                          <a:noFill/>
                        </a:ln>
                      </wps:spPr>
                      <wps:txbx>
                        <w:txbxContent>
                          <w:p w14:paraId="78FD3750" w14:textId="77777777" w:rsidR="003C2189" w:rsidRPr="00AF5232" w:rsidRDefault="003C2189" w:rsidP="009F563E">
                            <w:pPr>
                              <w:spacing w:line="360" w:lineRule="auto"/>
                              <w:rPr>
                                <w:rFonts w:cs="Times New Roman"/>
                                <w:b/>
                                <w:color w:val="171717"/>
                                <w:sz w:val="22"/>
                                <w:szCs w:val="22"/>
                              </w:rPr>
                            </w:pPr>
                            <w:r w:rsidRPr="00AF5232">
                              <w:rPr>
                                <w:rFonts w:cs="Times New Roman"/>
                                <w:b/>
                                <w:color w:val="171717"/>
                                <w:sz w:val="22"/>
                                <w:szCs w:val="22"/>
                              </w:rPr>
                              <w:t xml:space="preserve">Estudiantes: </w:t>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t>Registros:</w:t>
                            </w:r>
                          </w:p>
                          <w:p w14:paraId="25400228" w14:textId="77777777" w:rsidR="003C2189" w:rsidRPr="00AF5232" w:rsidRDefault="00507403">
                            <w:pPr>
                              <w:numPr>
                                <w:ilvl w:val="0"/>
                                <w:numId w:val="1"/>
                              </w:numPr>
                              <w:spacing w:line="360" w:lineRule="auto"/>
                              <w:rPr>
                                <w:rFonts w:cs="Times New Roman"/>
                                <w:b/>
                                <w:color w:val="171717"/>
                                <w:sz w:val="22"/>
                                <w:szCs w:val="22"/>
                              </w:rPr>
                            </w:pPr>
                            <w:r w:rsidRPr="00AF5232">
                              <w:rPr>
                                <w:rFonts w:cs="Times New Roman"/>
                                <w:bCs/>
                                <w:color w:val="171717"/>
                                <w:sz w:val="22"/>
                                <w:szCs w:val="22"/>
                              </w:rPr>
                              <w:t xml:space="preserve">Hurtado Castro Luis </w:t>
                            </w:r>
                            <w:r w:rsidR="003C2189" w:rsidRPr="00AF5232">
                              <w:rPr>
                                <w:rFonts w:cs="Times New Roman"/>
                                <w:bCs/>
                                <w:color w:val="171717"/>
                                <w:sz w:val="22"/>
                                <w:szCs w:val="22"/>
                              </w:rPr>
                              <w:t>Mateo</w:t>
                            </w:r>
                            <w:r w:rsidR="003C2189" w:rsidRPr="00AF5232">
                              <w:rPr>
                                <w:rFonts w:cs="Times New Roman"/>
                                <w:bCs/>
                                <w:color w:val="171717"/>
                                <w:sz w:val="22"/>
                                <w:szCs w:val="22"/>
                              </w:rPr>
                              <w:tab/>
                            </w:r>
                            <w:r w:rsidR="003C2189" w:rsidRPr="00AF5232">
                              <w:rPr>
                                <w:rFonts w:cs="Times New Roman"/>
                                <w:bCs/>
                                <w:color w:val="171717"/>
                                <w:sz w:val="22"/>
                                <w:szCs w:val="22"/>
                              </w:rPr>
                              <w:tab/>
                            </w:r>
                            <w:r w:rsidR="003C2189" w:rsidRPr="00AF5232">
                              <w:rPr>
                                <w:rFonts w:cs="Times New Roman"/>
                                <w:bCs/>
                                <w:color w:val="171717"/>
                                <w:sz w:val="22"/>
                                <w:szCs w:val="22"/>
                              </w:rPr>
                              <w:tab/>
                              <w:t>222008687</w:t>
                            </w:r>
                          </w:p>
                          <w:p w14:paraId="239F8962" w14:textId="77777777" w:rsidR="003C2189" w:rsidRPr="00DE4649" w:rsidRDefault="00507403">
                            <w:pPr>
                              <w:numPr>
                                <w:ilvl w:val="0"/>
                                <w:numId w:val="1"/>
                              </w:numPr>
                              <w:spacing w:line="360" w:lineRule="auto"/>
                              <w:rPr>
                                <w:rFonts w:cs="Times New Roman"/>
                                <w:b/>
                                <w:color w:val="171717"/>
                                <w:sz w:val="22"/>
                                <w:szCs w:val="22"/>
                              </w:rPr>
                            </w:pPr>
                            <w:r w:rsidRPr="00AF5232">
                              <w:rPr>
                                <w:rFonts w:cs="Times New Roman"/>
                                <w:bCs/>
                                <w:color w:val="171717"/>
                                <w:sz w:val="22"/>
                                <w:szCs w:val="22"/>
                              </w:rPr>
                              <w:t xml:space="preserve">Ortega Mancilla </w:t>
                            </w:r>
                            <w:r w:rsidR="003C2189" w:rsidRPr="00AF5232">
                              <w:rPr>
                                <w:rFonts w:cs="Times New Roman"/>
                                <w:bCs/>
                                <w:color w:val="171717"/>
                                <w:sz w:val="22"/>
                                <w:szCs w:val="22"/>
                              </w:rPr>
                              <w:t>Karen Paola</w:t>
                            </w:r>
                            <w:r w:rsidR="003C2189" w:rsidRPr="00AF5232">
                              <w:rPr>
                                <w:rFonts w:cs="Times New Roman"/>
                                <w:bCs/>
                                <w:color w:val="171717"/>
                                <w:sz w:val="22"/>
                                <w:szCs w:val="22"/>
                              </w:rPr>
                              <w:tab/>
                            </w:r>
                            <w:r w:rsidR="003C2189" w:rsidRPr="00AF5232">
                              <w:rPr>
                                <w:rFonts w:cs="Times New Roman"/>
                                <w:bCs/>
                                <w:color w:val="171717"/>
                                <w:sz w:val="22"/>
                                <w:szCs w:val="22"/>
                              </w:rPr>
                              <w:tab/>
                            </w:r>
                            <w:r w:rsidR="002176B4" w:rsidRPr="00AF5232">
                              <w:rPr>
                                <w:rFonts w:cs="Times New Roman"/>
                                <w:bCs/>
                                <w:color w:val="171717"/>
                                <w:sz w:val="22"/>
                                <w:szCs w:val="22"/>
                              </w:rPr>
                              <w:tab/>
                            </w:r>
                            <w:r w:rsidR="003C2189" w:rsidRPr="00AF5232">
                              <w:rPr>
                                <w:rFonts w:cs="Times New Roman"/>
                                <w:bCs/>
                                <w:color w:val="171717"/>
                                <w:sz w:val="22"/>
                                <w:szCs w:val="22"/>
                              </w:rPr>
                              <w:t>222056592</w:t>
                            </w:r>
                          </w:p>
                          <w:p w14:paraId="3A6627B4" w14:textId="77777777" w:rsidR="000A6477" w:rsidRDefault="003C2189" w:rsidP="009F563E">
                            <w:pPr>
                              <w:spacing w:line="360" w:lineRule="auto"/>
                              <w:rPr>
                                <w:rFonts w:cs="Times New Roman"/>
                                <w:color w:val="171717"/>
                                <w:sz w:val="22"/>
                                <w:szCs w:val="22"/>
                              </w:rPr>
                            </w:pPr>
                            <w:r w:rsidRPr="00AF5232">
                              <w:rPr>
                                <w:rFonts w:cs="Times New Roman"/>
                                <w:b/>
                                <w:color w:val="171717"/>
                                <w:sz w:val="22"/>
                                <w:szCs w:val="22"/>
                              </w:rPr>
                              <w:t>Materia:</w:t>
                            </w:r>
                            <w:r w:rsidRPr="00AF5232">
                              <w:rPr>
                                <w:rFonts w:cs="Times New Roman"/>
                                <w:color w:val="171717"/>
                                <w:sz w:val="22"/>
                                <w:szCs w:val="22"/>
                              </w:rPr>
                              <w:t xml:space="preserve"> INF 412 </w:t>
                            </w:r>
                            <w:r w:rsidR="000A6477">
                              <w:rPr>
                                <w:rFonts w:cs="Times New Roman"/>
                                <w:color w:val="171717"/>
                                <w:sz w:val="22"/>
                                <w:szCs w:val="22"/>
                              </w:rPr>
                              <w:t>–</w:t>
                            </w:r>
                            <w:r w:rsidRPr="00AF5232">
                              <w:rPr>
                                <w:rFonts w:cs="Times New Roman"/>
                                <w:color w:val="171717"/>
                                <w:sz w:val="22"/>
                                <w:szCs w:val="22"/>
                              </w:rPr>
                              <w:t xml:space="preserve"> SA</w:t>
                            </w:r>
                            <w:r w:rsidR="000A6477">
                              <w:rPr>
                                <w:rFonts w:cs="Times New Roman"/>
                                <w:color w:val="171717"/>
                                <w:sz w:val="22"/>
                                <w:szCs w:val="22"/>
                              </w:rPr>
                              <w:tab/>
                            </w:r>
                          </w:p>
                          <w:p w14:paraId="7C0DF995" w14:textId="77777777" w:rsidR="003C2189" w:rsidRPr="00AF5232" w:rsidRDefault="000A6477" w:rsidP="009F563E">
                            <w:pPr>
                              <w:spacing w:line="360" w:lineRule="auto"/>
                              <w:rPr>
                                <w:rFonts w:cs="Times New Roman"/>
                                <w:color w:val="171717"/>
                                <w:sz w:val="22"/>
                                <w:szCs w:val="22"/>
                              </w:rPr>
                            </w:pPr>
                            <w:r w:rsidRPr="000A6477">
                              <w:rPr>
                                <w:rFonts w:cs="Times New Roman"/>
                                <w:b/>
                                <w:bCs/>
                                <w:color w:val="171717"/>
                                <w:sz w:val="22"/>
                                <w:szCs w:val="22"/>
                              </w:rPr>
                              <w:t>GRUPO = 1</w:t>
                            </w:r>
                            <w:r w:rsidR="00DE4649">
                              <w:rPr>
                                <w:rFonts w:cs="Times New Roman"/>
                                <w:b/>
                                <w:bCs/>
                                <w:color w:val="171717"/>
                                <w:sz w:val="22"/>
                                <w:szCs w:val="22"/>
                              </w:rPr>
                              <w:t>6</w:t>
                            </w:r>
                          </w:p>
                          <w:p w14:paraId="3F2CB720" w14:textId="77777777" w:rsidR="003C2189" w:rsidRPr="00AF5232" w:rsidRDefault="003C2189" w:rsidP="009F563E">
                            <w:pPr>
                              <w:spacing w:line="360" w:lineRule="auto"/>
                              <w:rPr>
                                <w:rFonts w:cs="Times New Roman"/>
                                <w:color w:val="171717"/>
                                <w:sz w:val="22"/>
                                <w:szCs w:val="22"/>
                              </w:rPr>
                            </w:pPr>
                            <w:r w:rsidRPr="00AF5232">
                              <w:rPr>
                                <w:rFonts w:cs="Times New Roman"/>
                                <w:b/>
                                <w:bCs/>
                                <w:color w:val="171717"/>
                                <w:sz w:val="22"/>
                                <w:szCs w:val="22"/>
                              </w:rPr>
                              <w:t>Semestre:</w:t>
                            </w:r>
                            <w:r w:rsidRPr="00AF5232">
                              <w:rPr>
                                <w:rFonts w:cs="Times New Roman"/>
                                <w:color w:val="171717"/>
                                <w:sz w:val="22"/>
                                <w:szCs w:val="22"/>
                              </w:rPr>
                              <w:t xml:space="preserve"> 2-2026</w:t>
                            </w:r>
                            <w:r w:rsidR="000A6477">
                              <w:rPr>
                                <w:rFonts w:cs="Times New Roman"/>
                                <w:color w:val="171717"/>
                                <w:sz w:val="22"/>
                                <w:szCs w:val="22"/>
                              </w:rPr>
                              <w:tab/>
                            </w:r>
                            <w:r w:rsidR="000A6477">
                              <w:rPr>
                                <w:rFonts w:cs="Times New Roman"/>
                                <w:color w:val="171717"/>
                                <w:sz w:val="22"/>
                                <w:szCs w:val="22"/>
                              </w:rPr>
                              <w:tab/>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1BE71" id="Cuadro de texto 2" o:spid="_x0000_s1026" style="position:absolute;left:0;text-align:left;margin-left:0;margin-top:497.6pt;width:364.5pt;height:125.25pt;z-index:251658243;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" filled="f" stroked="f">
                <v:textbox>
                  <w:txbxContent>
                    <w:p w14:paraId="70CF5F81" w14:textId="77777777" w:rsidR="003C2189" w:rsidRPr="00AF5232" w:rsidRDefault="003C2189" w:rsidP="009F563E">
                      <w:pPr>
                        <w:spacing w:line="360" w:lineRule="auto"/>
                        <w:rPr>
                          <w:rFonts w:cs="Times New Roman"/>
                          <w:b/>
                          <w:color w:val="171717"/>
                          <w:sz w:val="22"/>
                          <w:szCs w:val="22"/>
                        </w:rPr>
                      </w:pPr>
                      <w:r w:rsidRPr="00AF5232">
                        <w:rPr>
                          <w:rFonts w:cs="Times New Roman"/>
                          <w:b/>
                          <w:color w:val="171717"/>
                          <w:sz w:val="22"/>
                          <w:szCs w:val="22"/>
                        </w:rPr>
                        <w:t xml:space="preserve">Estudiantes: </w:t>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t>Registros:</w:t>
                      </w:r>
                    </w:p>
                    <w:p w14:paraId="5E8FDDAF" w14:textId="7716CD40" w:rsidR="003C2189" w:rsidRPr="00AF5232" w:rsidRDefault="00507403">
                      <w:pPr>
                        <w:numPr>
                          <w:ilvl w:val="0"/>
                          <w:numId w:val="1"/>
                        </w:numPr>
                        <w:spacing w:line="360" w:lineRule="auto"/>
                        <w:rPr>
                          <w:rFonts w:cs="Times New Roman"/>
                          <w:b/>
                          <w:color w:val="171717"/>
                          <w:sz w:val="22"/>
                          <w:szCs w:val="22"/>
                        </w:rPr>
                      </w:pPr>
                      <w:r w:rsidRPr="00AF5232">
                        <w:rPr>
                          <w:rFonts w:cs="Times New Roman"/>
                          <w:bCs/>
                          <w:color w:val="171717"/>
                          <w:sz w:val="22"/>
                          <w:szCs w:val="22"/>
                        </w:rPr>
                        <w:t xml:space="preserve">Hurtado Castro Luis </w:t>
                      </w:r>
                      <w:r w:rsidR="003C2189" w:rsidRPr="00AF5232">
                        <w:rPr>
                          <w:rFonts w:cs="Times New Roman"/>
                          <w:bCs/>
                          <w:color w:val="171717"/>
                          <w:sz w:val="22"/>
                          <w:szCs w:val="22"/>
                        </w:rPr>
                        <w:t>Mateo</w:t>
                      </w:r>
                      <w:r w:rsidR="003C2189" w:rsidRPr="00AF5232">
                        <w:rPr>
                          <w:rFonts w:cs="Times New Roman"/>
                          <w:bCs/>
                          <w:color w:val="171717"/>
                          <w:sz w:val="22"/>
                          <w:szCs w:val="22"/>
                        </w:rPr>
                        <w:tab/>
                      </w:r>
                      <w:r w:rsidR="003C2189" w:rsidRPr="00AF5232">
                        <w:rPr>
                          <w:rFonts w:cs="Times New Roman"/>
                          <w:bCs/>
                          <w:color w:val="171717"/>
                          <w:sz w:val="22"/>
                          <w:szCs w:val="22"/>
                        </w:rPr>
                        <w:tab/>
                      </w:r>
                      <w:r w:rsidR="003C2189" w:rsidRPr="00AF5232">
                        <w:rPr>
                          <w:rFonts w:cs="Times New Roman"/>
                          <w:bCs/>
                          <w:color w:val="171717"/>
                          <w:sz w:val="22"/>
                          <w:szCs w:val="22"/>
                        </w:rPr>
                        <w:tab/>
                        <w:t>222008687</w:t>
                      </w:r>
                    </w:p>
                    <w:p w14:paraId="1F9F84C4" w14:textId="22BB5064" w:rsidR="003C2189" w:rsidRPr="00DE4649" w:rsidRDefault="00507403">
                      <w:pPr>
                        <w:numPr>
                          <w:ilvl w:val="0"/>
                          <w:numId w:val="1"/>
                        </w:numPr>
                        <w:spacing w:line="360" w:lineRule="auto"/>
                        <w:rPr>
                          <w:rFonts w:cs="Times New Roman"/>
                          <w:b/>
                          <w:color w:val="171717"/>
                          <w:sz w:val="22"/>
                          <w:szCs w:val="22"/>
                        </w:rPr>
                      </w:pPr>
                      <w:r w:rsidRPr="00AF5232">
                        <w:rPr>
                          <w:rFonts w:cs="Times New Roman"/>
                          <w:bCs/>
                          <w:color w:val="171717"/>
                          <w:sz w:val="22"/>
                          <w:szCs w:val="22"/>
                        </w:rPr>
                        <w:t xml:space="preserve">Ortega Mancilla </w:t>
                      </w:r>
                      <w:r w:rsidR="003C2189" w:rsidRPr="00AF5232">
                        <w:rPr>
                          <w:rFonts w:cs="Times New Roman"/>
                          <w:bCs/>
                          <w:color w:val="171717"/>
                          <w:sz w:val="22"/>
                          <w:szCs w:val="22"/>
                        </w:rPr>
                        <w:t>Karen Paola</w:t>
                      </w:r>
                      <w:r w:rsidR="003C2189" w:rsidRPr="00AF5232">
                        <w:rPr>
                          <w:rFonts w:cs="Times New Roman"/>
                          <w:bCs/>
                          <w:color w:val="171717"/>
                          <w:sz w:val="22"/>
                          <w:szCs w:val="22"/>
                        </w:rPr>
                        <w:tab/>
                      </w:r>
                      <w:r w:rsidR="003C2189" w:rsidRPr="00AF5232">
                        <w:rPr>
                          <w:rFonts w:cs="Times New Roman"/>
                          <w:bCs/>
                          <w:color w:val="171717"/>
                          <w:sz w:val="22"/>
                          <w:szCs w:val="22"/>
                        </w:rPr>
                        <w:tab/>
                      </w:r>
                      <w:r w:rsidR="002176B4" w:rsidRPr="00AF5232">
                        <w:rPr>
                          <w:rFonts w:cs="Times New Roman"/>
                          <w:bCs/>
                          <w:color w:val="171717"/>
                          <w:sz w:val="22"/>
                          <w:szCs w:val="22"/>
                        </w:rPr>
                        <w:tab/>
                      </w:r>
                      <w:r w:rsidR="003C2189" w:rsidRPr="00AF5232">
                        <w:rPr>
                          <w:rFonts w:cs="Times New Roman"/>
                          <w:bCs/>
                          <w:color w:val="171717"/>
                          <w:sz w:val="22"/>
                          <w:szCs w:val="22"/>
                        </w:rPr>
                        <w:t>222056592</w:t>
                      </w:r>
                    </w:p>
                    <w:p w14:paraId="0AC9407F" w14:textId="77777777" w:rsidR="000A6477" w:rsidRDefault="003C2189" w:rsidP="009F563E">
                      <w:pPr>
                        <w:spacing w:line="360" w:lineRule="auto"/>
                        <w:rPr>
                          <w:rFonts w:cs="Times New Roman"/>
                          <w:color w:val="171717"/>
                          <w:sz w:val="22"/>
                          <w:szCs w:val="22"/>
                        </w:rPr>
                      </w:pPr>
                      <w:r w:rsidRPr="00AF5232">
                        <w:rPr>
                          <w:rFonts w:cs="Times New Roman"/>
                          <w:b/>
                          <w:color w:val="171717"/>
                          <w:sz w:val="22"/>
                          <w:szCs w:val="22"/>
                        </w:rPr>
                        <w:t>Materia:</w:t>
                      </w:r>
                      <w:r w:rsidRPr="00AF5232">
                        <w:rPr>
                          <w:rFonts w:cs="Times New Roman"/>
                          <w:color w:val="171717"/>
                          <w:sz w:val="22"/>
                          <w:szCs w:val="22"/>
                        </w:rPr>
                        <w:t xml:space="preserve"> INF 412 </w:t>
                      </w:r>
                      <w:r w:rsidR="000A6477">
                        <w:rPr>
                          <w:rFonts w:cs="Times New Roman"/>
                          <w:color w:val="171717"/>
                          <w:sz w:val="22"/>
                          <w:szCs w:val="22"/>
                        </w:rPr>
                        <w:t>–</w:t>
                      </w:r>
                      <w:r w:rsidRPr="00AF5232">
                        <w:rPr>
                          <w:rFonts w:cs="Times New Roman"/>
                          <w:color w:val="171717"/>
                          <w:sz w:val="22"/>
                          <w:szCs w:val="22"/>
                        </w:rPr>
                        <w:t xml:space="preserve"> SA</w:t>
                      </w:r>
                      <w:r w:rsidR="000A6477">
                        <w:rPr>
                          <w:rFonts w:cs="Times New Roman"/>
                          <w:color w:val="171717"/>
                          <w:sz w:val="22"/>
                          <w:szCs w:val="22"/>
                        </w:rPr>
                        <w:tab/>
                      </w:r>
                    </w:p>
                    <w:p w14:paraId="3422C34E" w14:textId="7B0580A1" w:rsidR="003C2189" w:rsidRPr="00AF5232" w:rsidRDefault="000A6477" w:rsidP="009F563E">
                      <w:pPr>
                        <w:spacing w:line="360" w:lineRule="auto"/>
                        <w:rPr>
                          <w:rFonts w:cs="Times New Roman"/>
                          <w:color w:val="171717"/>
                          <w:sz w:val="22"/>
                          <w:szCs w:val="22"/>
                        </w:rPr>
                      </w:pPr>
                      <w:r w:rsidRPr="000A6477">
                        <w:rPr>
                          <w:rFonts w:cs="Times New Roman"/>
                          <w:b/>
                          <w:bCs/>
                          <w:color w:val="171717"/>
                          <w:sz w:val="22"/>
                          <w:szCs w:val="22"/>
                        </w:rPr>
                        <w:t>GRUPO = 1</w:t>
                      </w:r>
                      <w:r w:rsidR="00DE4649">
                        <w:rPr>
                          <w:rFonts w:cs="Times New Roman"/>
                          <w:b/>
                          <w:bCs/>
                          <w:color w:val="171717"/>
                          <w:sz w:val="22"/>
                          <w:szCs w:val="22"/>
                        </w:rPr>
                        <w:t>6</w:t>
                      </w:r>
                    </w:p>
                    <w:p w14:paraId="34AB4F7E" w14:textId="0BBBA7BF" w:rsidR="003C2189" w:rsidRPr="00AF5232" w:rsidRDefault="003C2189" w:rsidP="009F563E">
                      <w:pPr>
                        <w:spacing w:line="360" w:lineRule="auto"/>
                        <w:rPr>
                          <w:rFonts w:cs="Times New Roman"/>
                          <w:color w:val="171717"/>
                          <w:sz w:val="22"/>
                          <w:szCs w:val="22"/>
                        </w:rPr>
                      </w:pPr>
                      <w:r w:rsidRPr="00AF5232">
                        <w:rPr>
                          <w:rFonts w:cs="Times New Roman"/>
                          <w:b/>
                          <w:bCs/>
                          <w:color w:val="171717"/>
                          <w:sz w:val="22"/>
                          <w:szCs w:val="22"/>
                        </w:rPr>
                        <w:t>Semestre:</w:t>
                      </w:r>
                      <w:r w:rsidRPr="00AF5232">
                        <w:rPr>
                          <w:rFonts w:cs="Times New Roman"/>
                          <w:color w:val="171717"/>
                          <w:sz w:val="22"/>
                          <w:szCs w:val="22"/>
                        </w:rPr>
                        <w:t xml:space="preserve"> 2-2026</w:t>
                      </w:r>
                      <w:r w:rsidR="000A6477">
                        <w:rPr>
                          <w:rFonts w:cs="Times New Roman"/>
                          <w:color w:val="171717"/>
                          <w:sz w:val="22"/>
                          <w:szCs w:val="22"/>
                        </w:rPr>
                        <w:tab/>
                      </w:r>
                      <w:r w:rsidR="000A6477">
                        <w:rPr>
                          <w:rFonts w:cs="Times New Roman"/>
                          <w:color w:val="171717"/>
                          <w:sz w:val="22"/>
                          <w:szCs w:val="22"/>
                        </w:rPr>
                        <w:tab/>
                      </w:r>
                    </w:p>
                  </w:txbxContent>
                </v:textbox>
                <w10:wrap anchorx="margin"/>
              </v:rect>
            </w:pict>
          </mc:Fallback>
        </mc:AlternateContent>
      </w:r>
      <w:r w:rsidR="00DE4649" w:rsidRPr="00AF5232">
        <w:rPr>
          <w:noProof/>
          <w:lang w:eastAsia="es-ES"/>
        </w:rPr>
        <mc:AlternateContent>
          <mc:Choice Requires="wps">
            <w:drawing>
              <wp:anchor distT="0" distB="0" distL="0" distR="0" simplePos="0" relativeHeight="251658242" behindDoc="1" locked="0" layoutInCell="1" allowOverlap="1" wp14:anchorId="5845598C" wp14:editId="17EA1665">
                <wp:simplePos x="0" y="0"/>
                <wp:positionH relativeFrom="margin">
                  <wp:posOffset>-280035</wp:posOffset>
                </wp:positionH>
                <wp:positionV relativeFrom="paragraph">
                  <wp:posOffset>5052695</wp:posOffset>
                </wp:positionV>
                <wp:extent cx="6181725" cy="1171575"/>
                <wp:effectExtent l="0" t="0" r="0" b="0"/>
                <wp:wrapTight wrapText="bothSides">
                  <wp:wrapPolygon edited="0">
                    <wp:start x="0" y="0"/>
                    <wp:lineTo x="0" y="21600"/>
                    <wp:lineTo x="21600" y="21600"/>
                    <wp:lineTo x="21600" y="0"/>
                  </wp:wrapPolygon>
                </wp:wrapTight>
                <wp:docPr id="1026"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1171575"/>
                        </a:xfrm>
                        <a:prstGeom prst="rect">
                          <a:avLst/>
                        </a:prstGeom>
                        <a:ln>
                          <a:noFill/>
                        </a:ln>
                      </wps:spPr>
                      <wps:txbx>
                        <w:txbxContent>
                          <w:p w14:paraId="3336DE2F" w14:textId="77777777" w:rsidR="007B699A" w:rsidRPr="00AF5232" w:rsidRDefault="00DD0A7B" w:rsidP="00A43630">
                            <w:pPr>
                              <w:spacing w:line="240" w:lineRule="auto"/>
                              <w:ind w:firstLine="0"/>
                              <w:jc w:val="center"/>
                              <w:rPr>
                                <w:b/>
                                <w:color w:val="2F5496"/>
                                <w:sz w:val="28"/>
                                <w:szCs w:val="28"/>
                              </w:rPr>
                            </w:pPr>
                            <w:r>
                              <w:rPr>
                                <w:b/>
                                <w:color w:val="2F5496"/>
                                <w:sz w:val="28"/>
                                <w:szCs w:val="28"/>
                              </w:rPr>
                              <w:t>V</w:t>
                            </w:r>
                            <w:r w:rsidRPr="00DD0A7B">
                              <w:rPr>
                                <w:b/>
                                <w:color w:val="2F5496"/>
                                <w:sz w:val="28"/>
                                <w:szCs w:val="28"/>
                              </w:rPr>
                              <w:t>iolet Boutique: plataforma SaaS multitenant de comercio electrónico para empresas de venta de ropa, con operación offline en web y móvil, sincronización de datos y reportes generativos con inteligencia artificial, desarrollada con la metodología ICONIX y modelos UM</w:t>
                            </w:r>
                            <w:r w:rsidR="007A040C">
                              <w:rPr>
                                <w:b/>
                                <w:color w:val="2F5496"/>
                                <w:sz w:val="28"/>
                                <w:szCs w:val="28"/>
                              </w:rPr>
                              <w:t>L</w:t>
                            </w:r>
                            <w:r w:rsidRPr="00DD0A7B">
                              <w:rPr>
                                <w:b/>
                                <w:color w:val="2F5496"/>
                                <w:sz w:val="28"/>
                                <w:szCs w:val="28"/>
                              </w:rPr>
                              <w:t>.</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5598C" id="Cuadro de texto 1" o:spid="_x0000_s1027" style="position:absolute;left:0;text-align:left;margin-left:-22.05pt;margin-top:397.85pt;width:486.75pt;height:92.25pt;z-index:-25165823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" filled="f" stroked="f">
                <v:textbox>
                  <w:txbxContent>
                    <w:p w14:paraId="35CBDE75" w14:textId="602E99F4" w:rsidR="007B699A" w:rsidRPr="00AF5232" w:rsidRDefault="00DD0A7B" w:rsidP="00A43630">
                      <w:pPr>
                        <w:spacing w:line="240" w:lineRule="auto"/>
                        <w:ind w:firstLine="0"/>
                        <w:jc w:val="center"/>
                        <w:rPr>
                          <w:b/>
                          <w:color w:val="2F5496"/>
                          <w:sz w:val="28"/>
                          <w:szCs w:val="28"/>
                        </w:rPr>
                      </w:pPr>
                      <w:r>
                        <w:rPr>
                          <w:b/>
                          <w:color w:val="2F5496"/>
                          <w:sz w:val="28"/>
                          <w:szCs w:val="28"/>
                        </w:rPr>
                        <w:t>V</w:t>
                      </w:r>
                      <w:r w:rsidRPr="00DD0A7B">
                        <w:rPr>
                          <w:b/>
                          <w:color w:val="2F5496"/>
                          <w:sz w:val="28"/>
                          <w:szCs w:val="28"/>
                        </w:rPr>
                        <w:t>iolet Boutique: plataforma SaaS multitenant de comercio electrónico para empresas de venta de ropa, con operación offline en web y móvil, sincronización de datos y reportes generativos con inteligencia artificial, desarrollada con la metodología ICONIX y modelos UM</w:t>
                      </w:r>
                      <w:r w:rsidR="007A040C">
                        <w:rPr>
                          <w:b/>
                          <w:color w:val="2F5496"/>
                          <w:sz w:val="28"/>
                          <w:szCs w:val="28"/>
                        </w:rPr>
                        <w:t>L</w:t>
                      </w:r>
                      <w:r w:rsidRPr="00DD0A7B">
                        <w:rPr>
                          <w:b/>
                          <w:color w:val="2F5496"/>
                          <w:sz w:val="28"/>
                          <w:szCs w:val="28"/>
                        </w:rPr>
                        <w:t>.</w:t>
                      </w:r>
                    </w:p>
                  </w:txbxContent>
                </v:textbox>
                <w10:wrap type="tight" anchorx="margin"/>
              </v:rect>
            </w:pict>
          </mc:Fallback>
        </mc:AlternateContent>
      </w:r>
      <w:r w:rsidR="007B699A" w:rsidRPr="00AF5232">
        <w:rPr>
          <w:noProof/>
          <w:lang w:eastAsia="es-ES"/>
        </w:rPr>
        <mc:AlternateContent>
          <mc:Choice Requires="wps">
            <w:drawing>
              <wp:anchor distT="0" distB="0" distL="0" distR="0" simplePos="0" relativeHeight="251658241" behindDoc="0" locked="0" layoutInCell="1" allowOverlap="1" wp14:anchorId="1427BE44" wp14:editId="7F1C45A9">
                <wp:simplePos x="0" y="0"/>
                <wp:positionH relativeFrom="margin">
                  <wp:align>center</wp:align>
                </wp:positionH>
                <wp:positionV relativeFrom="paragraph">
                  <wp:posOffset>696548</wp:posOffset>
                </wp:positionV>
                <wp:extent cx="4861560" cy="807720"/>
                <wp:effectExtent l="0" t="0" r="0" b="0"/>
                <wp:wrapNone/>
                <wp:docPr id="1027"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1560" cy="807720"/>
                        </a:xfrm>
                        <a:prstGeom prst="rect">
                          <a:avLst/>
                        </a:prstGeom>
                        <a:ln>
                          <a:noFill/>
                        </a:ln>
                      </wps:spPr>
                      <wps:txbx>
                        <w:txbxContent>
                          <w:p w14:paraId="3B59716D" w14:textId="77777777" w:rsidR="007B699A" w:rsidRPr="00AF5232" w:rsidRDefault="007B699A" w:rsidP="00331AC3">
                            <w:pPr>
                              <w:spacing w:line="240" w:lineRule="auto"/>
                              <w:jc w:val="center"/>
                              <w:rPr>
                                <w:rFonts w:ascii="Bodoni MT" w:hAnsi="Bodoni MT"/>
                                <w:b/>
                                <w:bCs/>
                                <w:color w:val="262626"/>
                                <w:sz w:val="28"/>
                                <w:szCs w:val="28"/>
                              </w:rPr>
                            </w:pPr>
                            <w:r w:rsidRPr="00AF5232">
                              <w:rPr>
                                <w:rFonts w:ascii="Bodoni MT" w:hAnsi="Bodoni MT"/>
                                <w:b/>
                                <w:bCs/>
                                <w:color w:val="262626"/>
                                <w:sz w:val="28"/>
                                <w:szCs w:val="28"/>
                              </w:rPr>
                              <w:t xml:space="preserve">FACULTAD DE INGENIERIA DE CIENCIAS </w:t>
                            </w:r>
                          </w:p>
                          <w:p w14:paraId="7161426E" w14:textId="77777777" w:rsidR="007B699A" w:rsidRPr="00AF5232" w:rsidRDefault="007B699A" w:rsidP="00331AC3">
                            <w:pPr>
                              <w:spacing w:line="240" w:lineRule="auto"/>
                              <w:jc w:val="center"/>
                              <w:rPr>
                                <w:b/>
                                <w:bCs/>
                                <w:color w:val="262626"/>
                                <w:sz w:val="36"/>
                                <w:szCs w:val="34"/>
                              </w:rPr>
                            </w:pPr>
                            <w:r w:rsidRPr="00AF5232">
                              <w:rPr>
                                <w:rFonts w:ascii="Bodoni MT" w:hAnsi="Bodoni MT"/>
                                <w:b/>
                                <w:bCs/>
                                <w:color w:val="262626"/>
                                <w:sz w:val="28"/>
                                <w:szCs w:val="28"/>
                              </w:rPr>
                              <w:t>DE LA COMPUTACION Y TELECOMUNICACIONES</w:t>
                            </w:r>
                          </w:p>
                          <w:p w14:paraId="3B3E5C04" w14:textId="77777777" w:rsidR="007B699A" w:rsidRPr="00AF5232" w:rsidRDefault="007B699A" w:rsidP="007B699A">
                            <w:pPr>
                              <w:tabs>
                                <w:tab w:val="left" w:pos="1589"/>
                              </w:tabs>
                              <w:jc w:val="center"/>
                            </w:pPr>
                          </w:p>
                          <w:p w14:paraId="625CC836" w14:textId="77777777" w:rsidR="007B699A" w:rsidRPr="00AF5232" w:rsidRDefault="007B699A" w:rsidP="007B699A"/>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7BE44" id="Cuadro de texto 5" o:spid="_x0000_s1028" style="position:absolute;left:0;text-align:left;margin-left:0;margin-top:54.85pt;width:382.8pt;height:63.6pt;z-index:251658241;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" filled="f" stroked="f">
                <v:textbox>
                  <w:txbxContent>
                    <w:p w14:paraId="725FE3BA" w14:textId="77777777" w:rsidR="007B699A" w:rsidRPr="00AF5232" w:rsidRDefault="007B699A" w:rsidP="00331AC3">
                      <w:pPr>
                        <w:spacing w:line="240" w:lineRule="auto"/>
                        <w:jc w:val="center"/>
                        <w:rPr>
                          <w:rFonts w:ascii="Bodoni MT" w:hAnsi="Bodoni MT"/>
                          <w:b/>
                          <w:bCs/>
                          <w:color w:val="262626"/>
                          <w:sz w:val="28"/>
                          <w:szCs w:val="28"/>
                        </w:rPr>
                      </w:pPr>
                      <w:r w:rsidRPr="00AF5232">
                        <w:rPr>
                          <w:rFonts w:ascii="Bodoni MT" w:hAnsi="Bodoni MT"/>
                          <w:b/>
                          <w:bCs/>
                          <w:color w:val="262626"/>
                          <w:sz w:val="28"/>
                          <w:szCs w:val="28"/>
                        </w:rPr>
                        <w:t xml:space="preserve">FACULTAD DE INGENIERIA DE CIENCIAS </w:t>
                      </w:r>
                    </w:p>
                    <w:p w14:paraId="63B054D3" w14:textId="77777777" w:rsidR="007B699A" w:rsidRPr="00AF5232" w:rsidRDefault="007B699A" w:rsidP="00331AC3">
                      <w:pPr>
                        <w:spacing w:line="240" w:lineRule="auto"/>
                        <w:jc w:val="center"/>
                        <w:rPr>
                          <w:b/>
                          <w:bCs/>
                          <w:color w:val="262626"/>
                          <w:sz w:val="36"/>
                          <w:szCs w:val="34"/>
                        </w:rPr>
                      </w:pPr>
                      <w:r w:rsidRPr="00AF5232">
                        <w:rPr>
                          <w:rFonts w:ascii="Bodoni MT" w:hAnsi="Bodoni MT"/>
                          <w:b/>
                          <w:bCs/>
                          <w:color w:val="262626"/>
                          <w:sz w:val="28"/>
                          <w:szCs w:val="28"/>
                        </w:rPr>
                        <w:t>DE LA COMPUTACION Y TELECOMUNICACIONES</w:t>
                      </w:r>
                    </w:p>
                    <w:p w14:paraId="7EB2FF09" w14:textId="77777777" w:rsidR="007B699A" w:rsidRPr="00AF5232" w:rsidRDefault="007B699A" w:rsidP="007B699A">
                      <w:pPr>
                        <w:tabs>
                          <w:tab w:val="left" w:pos="1589"/>
                        </w:tabs>
                        <w:jc w:val="center"/>
                      </w:pPr>
                    </w:p>
                    <w:p w14:paraId="33EEFB0D" w14:textId="77777777" w:rsidR="007B699A" w:rsidRPr="00AF5232" w:rsidRDefault="007B699A" w:rsidP="007B699A"/>
                  </w:txbxContent>
                </v:textbox>
                <w10:wrap anchorx="margin"/>
              </v:rect>
            </w:pict>
          </mc:Fallback>
        </mc:AlternateContent>
      </w:r>
      <w:r w:rsidR="00364AAD" w:rsidRPr="00AF5232">
        <w:rPr>
          <w:lang w:eastAsia="es-ES"/>
        </w:rPr>
        <w:t xml:space="preserve">   </w:t>
      </w:r>
      <w:r w:rsidR="00364AAD" w:rsidRPr="00AF5232">
        <w:rPr>
          <w:lang w:eastAsia="es-ES"/>
        </w:rPr>
        <w:br w:type="page"/>
      </w:r>
    </w:p>
    <w:sdt>
      <w:sdtPr>
        <w:rPr>
          <w:rFonts w:ascii="Times New Roman" w:eastAsiaTheme="minorEastAsia" w:hAnsi="Times New Roman" w:cs="Segoe UI"/>
          <w:color w:val="404040"/>
          <w:sz w:val="24"/>
          <w:szCs w:val="24"/>
          <w:lang w:eastAsia="en-US"/>
        </w:rPr>
        <w:id w:val="-2140256073"/>
        <w:docPartObj>
          <w:docPartGallery w:val="Table of Contents"/>
          <w:docPartUnique/>
        </w:docPartObj>
      </w:sdtPr>
      <w:sdtEndPr>
        <w:rPr>
          <w:b/>
          <w:bCs/>
          <w:color w:val="404040" w:themeColor="text1" w:themeTint="BF"/>
        </w:rPr>
      </w:sdtEndPr>
      <w:sdtContent>
        <w:p w14:paraId="291C9D90" w14:textId="77777777" w:rsidR="007D400E" w:rsidRPr="4B1EA709" w:rsidRDefault="007D400E" w:rsidP="007D400E">
          <w:pPr>
            <w:pStyle w:val="TtuloTDC"/>
            <w:rPr>
              <w:rFonts w:ascii="Times New Roman" w:hAnsi="Times New Roman" w:cs="Times New Roman"/>
              <w:b/>
              <w:bCs/>
              <w:color w:val="EE0000"/>
            </w:rPr>
          </w:pPr>
          <w:ins w:id="0" w:author="Microsoft Word" w:date="2026-09-21T20:55:00Z" w16du:dateUtc="2026-09-22T00:55:00Z">
            <w:r w:rsidRPr="4B1EA709">
              <w:rPr>
                <w:rFonts w:ascii="Times New Roman" w:hAnsi="Times New Roman" w:cs="Times New Roman"/>
                <w:b/>
                <w:bCs/>
                <w:color w:val="EE0000"/>
              </w:rPr>
              <w:t>Índice</w:t>
            </w:r>
          </w:ins>
        </w:p>
        <w:p w14:paraId="6D5EFEA7" w14:textId="692CD252" w:rsidR="0067555F" w:rsidRDefault="00ED47FA">
          <w:pPr>
            <w:pStyle w:val="TDC1"/>
            <w:rPr>
              <w:rFonts w:asciiTheme="minorHAnsi" w:eastAsiaTheme="minorEastAsia" w:hAnsiTheme="minorHAnsi" w:cstheme="minorBidi"/>
              <w:b w:val="0"/>
              <w:bCs w:val="0"/>
              <w:color w:val="auto"/>
              <w:kern w:val="2"/>
              <w:lang w:eastAsia="es-BO"/>
              <w14:ligatures w14:val="standardContextual"/>
            </w:rPr>
          </w:pPr>
          <w:r w:rsidRPr="00AF5232">
            <w:fldChar w:fldCharType="begin"/>
          </w:r>
          <w:r w:rsidR="4B1EA709">
            <w:instrText>TOC \o "1-3" \z \u \h</w:instrText>
          </w:r>
          <w:r w:rsidRPr="00AF5232">
            <w:fldChar w:fldCharType="separate"/>
          </w:r>
          <w:hyperlink w:anchor="_Toc243368887" w:history="1">
            <w:r w:rsidR="0067555F" w:rsidRPr="00EC260E">
              <w:rPr>
                <w:rStyle w:val="Hipervnculo"/>
              </w:rPr>
              <w:t>CAPÍTULO I. ASPECTOS GENERALES</w:t>
            </w:r>
            <w:r w:rsidR="0067555F">
              <w:rPr>
                <w:webHidden/>
              </w:rPr>
              <w:tab/>
            </w:r>
            <w:r w:rsidR="0067555F">
              <w:rPr>
                <w:webHidden/>
              </w:rPr>
              <w:fldChar w:fldCharType="begin"/>
            </w:r>
            <w:r w:rsidR="0067555F">
              <w:rPr>
                <w:webHidden/>
              </w:rPr>
              <w:instrText xml:space="preserve"> PAGEREF _Toc243368887 \h </w:instrText>
            </w:r>
            <w:r w:rsidR="0067555F">
              <w:rPr>
                <w:webHidden/>
              </w:rPr>
            </w:r>
            <w:r w:rsidR="0067555F">
              <w:rPr>
                <w:webHidden/>
              </w:rPr>
              <w:fldChar w:fldCharType="separate"/>
            </w:r>
            <w:r w:rsidR="0067555F">
              <w:rPr>
                <w:webHidden/>
              </w:rPr>
              <w:t>4</w:t>
            </w:r>
            <w:r w:rsidR="0067555F">
              <w:rPr>
                <w:webHidden/>
              </w:rPr>
              <w:fldChar w:fldCharType="end"/>
            </w:r>
          </w:hyperlink>
        </w:p>
        <w:p w14:paraId="705C2BD3" w14:textId="0906BBE7"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888" w:history="1">
            <w:r w:rsidRPr="00EC260E">
              <w:rPr>
                <w:rStyle w:val="Hipervnculo"/>
                <w:noProof/>
              </w:rPr>
              <w:t>1.1. Introducción</w:t>
            </w:r>
            <w:r>
              <w:rPr>
                <w:noProof/>
                <w:webHidden/>
              </w:rPr>
              <w:tab/>
            </w:r>
            <w:r>
              <w:rPr>
                <w:noProof/>
                <w:webHidden/>
              </w:rPr>
              <w:fldChar w:fldCharType="begin"/>
            </w:r>
            <w:r>
              <w:rPr>
                <w:noProof/>
                <w:webHidden/>
              </w:rPr>
              <w:instrText xml:space="preserve"> PAGEREF _Toc243368888 \h </w:instrText>
            </w:r>
            <w:r>
              <w:rPr>
                <w:noProof/>
                <w:webHidden/>
              </w:rPr>
            </w:r>
            <w:r>
              <w:rPr>
                <w:noProof/>
                <w:webHidden/>
              </w:rPr>
              <w:fldChar w:fldCharType="separate"/>
            </w:r>
            <w:r>
              <w:rPr>
                <w:noProof/>
                <w:webHidden/>
              </w:rPr>
              <w:t>4</w:t>
            </w:r>
            <w:r>
              <w:rPr>
                <w:noProof/>
                <w:webHidden/>
              </w:rPr>
              <w:fldChar w:fldCharType="end"/>
            </w:r>
          </w:hyperlink>
        </w:p>
        <w:p w14:paraId="1B0A31DE" w14:textId="16761FAD"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889" w:history="1">
            <w:r w:rsidRPr="00EC260E">
              <w:rPr>
                <w:rStyle w:val="Hipervnculo"/>
                <w:noProof/>
              </w:rPr>
              <w:t>1.2. Planteamiento del problema</w:t>
            </w:r>
            <w:r>
              <w:rPr>
                <w:noProof/>
                <w:webHidden/>
              </w:rPr>
              <w:tab/>
            </w:r>
            <w:r>
              <w:rPr>
                <w:noProof/>
                <w:webHidden/>
              </w:rPr>
              <w:fldChar w:fldCharType="begin"/>
            </w:r>
            <w:r>
              <w:rPr>
                <w:noProof/>
                <w:webHidden/>
              </w:rPr>
              <w:instrText xml:space="preserve"> PAGEREF _Toc243368889 \h </w:instrText>
            </w:r>
            <w:r>
              <w:rPr>
                <w:noProof/>
                <w:webHidden/>
              </w:rPr>
            </w:r>
            <w:r>
              <w:rPr>
                <w:noProof/>
                <w:webHidden/>
              </w:rPr>
              <w:fldChar w:fldCharType="separate"/>
            </w:r>
            <w:r>
              <w:rPr>
                <w:noProof/>
                <w:webHidden/>
              </w:rPr>
              <w:t>4</w:t>
            </w:r>
            <w:r>
              <w:rPr>
                <w:noProof/>
                <w:webHidden/>
              </w:rPr>
              <w:fldChar w:fldCharType="end"/>
            </w:r>
          </w:hyperlink>
        </w:p>
        <w:p w14:paraId="7127E0FF" w14:textId="2B5D8604"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890" w:history="1">
            <w:r w:rsidRPr="00EC260E">
              <w:rPr>
                <w:rStyle w:val="Hipervnculo"/>
                <w:noProof/>
              </w:rPr>
              <w:t>1.3. Objetivos del proyecto</w:t>
            </w:r>
            <w:r>
              <w:rPr>
                <w:noProof/>
                <w:webHidden/>
              </w:rPr>
              <w:tab/>
            </w:r>
            <w:r>
              <w:rPr>
                <w:noProof/>
                <w:webHidden/>
              </w:rPr>
              <w:fldChar w:fldCharType="begin"/>
            </w:r>
            <w:r>
              <w:rPr>
                <w:noProof/>
                <w:webHidden/>
              </w:rPr>
              <w:instrText xml:space="preserve"> PAGEREF _Toc243368890 \h </w:instrText>
            </w:r>
            <w:r>
              <w:rPr>
                <w:noProof/>
                <w:webHidden/>
              </w:rPr>
            </w:r>
            <w:r>
              <w:rPr>
                <w:noProof/>
                <w:webHidden/>
              </w:rPr>
              <w:fldChar w:fldCharType="separate"/>
            </w:r>
            <w:r>
              <w:rPr>
                <w:noProof/>
                <w:webHidden/>
              </w:rPr>
              <w:t>5</w:t>
            </w:r>
            <w:r>
              <w:rPr>
                <w:noProof/>
                <w:webHidden/>
              </w:rPr>
              <w:fldChar w:fldCharType="end"/>
            </w:r>
          </w:hyperlink>
        </w:p>
        <w:p w14:paraId="21EF7E31" w14:textId="00188F8B"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891" w:history="1">
            <w:r w:rsidRPr="00EC260E">
              <w:rPr>
                <w:rStyle w:val="Hipervnculo"/>
                <w:noProof/>
              </w:rPr>
              <w:t>1.3.1. Objetivo general</w:t>
            </w:r>
            <w:r>
              <w:rPr>
                <w:noProof/>
                <w:webHidden/>
              </w:rPr>
              <w:tab/>
            </w:r>
            <w:r>
              <w:rPr>
                <w:noProof/>
                <w:webHidden/>
              </w:rPr>
              <w:fldChar w:fldCharType="begin"/>
            </w:r>
            <w:r>
              <w:rPr>
                <w:noProof/>
                <w:webHidden/>
              </w:rPr>
              <w:instrText xml:space="preserve"> PAGEREF _Toc243368891 \h </w:instrText>
            </w:r>
            <w:r>
              <w:rPr>
                <w:noProof/>
                <w:webHidden/>
              </w:rPr>
            </w:r>
            <w:r>
              <w:rPr>
                <w:noProof/>
                <w:webHidden/>
              </w:rPr>
              <w:fldChar w:fldCharType="separate"/>
            </w:r>
            <w:r>
              <w:rPr>
                <w:noProof/>
                <w:webHidden/>
              </w:rPr>
              <w:t>5</w:t>
            </w:r>
            <w:r>
              <w:rPr>
                <w:noProof/>
                <w:webHidden/>
              </w:rPr>
              <w:fldChar w:fldCharType="end"/>
            </w:r>
          </w:hyperlink>
        </w:p>
        <w:p w14:paraId="7BC8D279" w14:textId="563FB463"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892" w:history="1">
            <w:r w:rsidRPr="00EC260E">
              <w:rPr>
                <w:rStyle w:val="Hipervnculo"/>
                <w:noProof/>
              </w:rPr>
              <w:t>1.3.2. Objetivos específicos</w:t>
            </w:r>
            <w:r>
              <w:rPr>
                <w:noProof/>
                <w:webHidden/>
              </w:rPr>
              <w:tab/>
            </w:r>
            <w:r>
              <w:rPr>
                <w:noProof/>
                <w:webHidden/>
              </w:rPr>
              <w:fldChar w:fldCharType="begin"/>
            </w:r>
            <w:r>
              <w:rPr>
                <w:noProof/>
                <w:webHidden/>
              </w:rPr>
              <w:instrText xml:space="preserve"> PAGEREF _Toc243368892 \h </w:instrText>
            </w:r>
            <w:r>
              <w:rPr>
                <w:noProof/>
                <w:webHidden/>
              </w:rPr>
            </w:r>
            <w:r>
              <w:rPr>
                <w:noProof/>
                <w:webHidden/>
              </w:rPr>
              <w:fldChar w:fldCharType="separate"/>
            </w:r>
            <w:r>
              <w:rPr>
                <w:noProof/>
                <w:webHidden/>
              </w:rPr>
              <w:t>5</w:t>
            </w:r>
            <w:r>
              <w:rPr>
                <w:noProof/>
                <w:webHidden/>
              </w:rPr>
              <w:fldChar w:fldCharType="end"/>
            </w:r>
          </w:hyperlink>
        </w:p>
        <w:p w14:paraId="623F6065" w14:textId="1F52B286"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893" w:history="1">
            <w:r w:rsidRPr="00EC260E">
              <w:rPr>
                <w:rStyle w:val="Hipervnculo"/>
                <w:noProof/>
              </w:rPr>
              <w:t>1.4. Justificación</w:t>
            </w:r>
            <w:r>
              <w:rPr>
                <w:noProof/>
                <w:webHidden/>
              </w:rPr>
              <w:tab/>
            </w:r>
            <w:r>
              <w:rPr>
                <w:noProof/>
                <w:webHidden/>
              </w:rPr>
              <w:fldChar w:fldCharType="begin"/>
            </w:r>
            <w:r>
              <w:rPr>
                <w:noProof/>
                <w:webHidden/>
              </w:rPr>
              <w:instrText xml:space="preserve"> PAGEREF _Toc243368893 \h </w:instrText>
            </w:r>
            <w:r>
              <w:rPr>
                <w:noProof/>
                <w:webHidden/>
              </w:rPr>
            </w:r>
            <w:r>
              <w:rPr>
                <w:noProof/>
                <w:webHidden/>
              </w:rPr>
              <w:fldChar w:fldCharType="separate"/>
            </w:r>
            <w:r>
              <w:rPr>
                <w:noProof/>
                <w:webHidden/>
              </w:rPr>
              <w:t>6</w:t>
            </w:r>
            <w:r>
              <w:rPr>
                <w:noProof/>
                <w:webHidden/>
              </w:rPr>
              <w:fldChar w:fldCharType="end"/>
            </w:r>
          </w:hyperlink>
        </w:p>
        <w:p w14:paraId="3461E705" w14:textId="488A289D"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894" w:history="1">
            <w:r w:rsidRPr="00EC260E">
              <w:rPr>
                <w:rStyle w:val="Hipervnculo"/>
                <w:noProof/>
              </w:rPr>
              <w:t>1.5. Alcance y limitaciones</w:t>
            </w:r>
            <w:r>
              <w:rPr>
                <w:noProof/>
                <w:webHidden/>
              </w:rPr>
              <w:tab/>
            </w:r>
            <w:r>
              <w:rPr>
                <w:noProof/>
                <w:webHidden/>
              </w:rPr>
              <w:fldChar w:fldCharType="begin"/>
            </w:r>
            <w:r>
              <w:rPr>
                <w:noProof/>
                <w:webHidden/>
              </w:rPr>
              <w:instrText xml:space="preserve"> PAGEREF _Toc243368894 \h </w:instrText>
            </w:r>
            <w:r>
              <w:rPr>
                <w:noProof/>
                <w:webHidden/>
              </w:rPr>
            </w:r>
            <w:r>
              <w:rPr>
                <w:noProof/>
                <w:webHidden/>
              </w:rPr>
              <w:fldChar w:fldCharType="separate"/>
            </w:r>
            <w:r>
              <w:rPr>
                <w:noProof/>
                <w:webHidden/>
              </w:rPr>
              <w:t>6</w:t>
            </w:r>
            <w:r>
              <w:rPr>
                <w:noProof/>
                <w:webHidden/>
              </w:rPr>
              <w:fldChar w:fldCharType="end"/>
            </w:r>
          </w:hyperlink>
        </w:p>
        <w:p w14:paraId="2AE88CF9" w14:textId="2BD451F6"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895" w:history="1">
            <w:r w:rsidRPr="00EC260E">
              <w:rPr>
                <w:rStyle w:val="Hipervnculo"/>
                <w:noProof/>
              </w:rPr>
              <w:t>1.5.1. Alcance</w:t>
            </w:r>
            <w:r>
              <w:rPr>
                <w:noProof/>
                <w:webHidden/>
              </w:rPr>
              <w:tab/>
            </w:r>
            <w:r>
              <w:rPr>
                <w:noProof/>
                <w:webHidden/>
              </w:rPr>
              <w:fldChar w:fldCharType="begin"/>
            </w:r>
            <w:r>
              <w:rPr>
                <w:noProof/>
                <w:webHidden/>
              </w:rPr>
              <w:instrText xml:space="preserve"> PAGEREF _Toc243368895 \h </w:instrText>
            </w:r>
            <w:r>
              <w:rPr>
                <w:noProof/>
                <w:webHidden/>
              </w:rPr>
            </w:r>
            <w:r>
              <w:rPr>
                <w:noProof/>
                <w:webHidden/>
              </w:rPr>
              <w:fldChar w:fldCharType="separate"/>
            </w:r>
            <w:r>
              <w:rPr>
                <w:noProof/>
                <w:webHidden/>
              </w:rPr>
              <w:t>6</w:t>
            </w:r>
            <w:r>
              <w:rPr>
                <w:noProof/>
                <w:webHidden/>
              </w:rPr>
              <w:fldChar w:fldCharType="end"/>
            </w:r>
          </w:hyperlink>
        </w:p>
        <w:p w14:paraId="36750459" w14:textId="70E98F4F"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896" w:history="1">
            <w:r w:rsidRPr="00EC260E">
              <w:rPr>
                <w:rStyle w:val="Hipervnculo"/>
                <w:noProof/>
              </w:rPr>
              <w:t>1.5.2. Limitaciones</w:t>
            </w:r>
            <w:r>
              <w:rPr>
                <w:noProof/>
                <w:webHidden/>
              </w:rPr>
              <w:tab/>
            </w:r>
            <w:r>
              <w:rPr>
                <w:noProof/>
                <w:webHidden/>
              </w:rPr>
              <w:fldChar w:fldCharType="begin"/>
            </w:r>
            <w:r>
              <w:rPr>
                <w:noProof/>
                <w:webHidden/>
              </w:rPr>
              <w:instrText xml:space="preserve"> PAGEREF _Toc243368896 \h </w:instrText>
            </w:r>
            <w:r>
              <w:rPr>
                <w:noProof/>
                <w:webHidden/>
              </w:rPr>
            </w:r>
            <w:r>
              <w:rPr>
                <w:noProof/>
                <w:webHidden/>
              </w:rPr>
              <w:fldChar w:fldCharType="separate"/>
            </w:r>
            <w:r>
              <w:rPr>
                <w:noProof/>
                <w:webHidden/>
              </w:rPr>
              <w:t>7</w:t>
            </w:r>
            <w:r>
              <w:rPr>
                <w:noProof/>
                <w:webHidden/>
              </w:rPr>
              <w:fldChar w:fldCharType="end"/>
            </w:r>
          </w:hyperlink>
        </w:p>
        <w:p w14:paraId="4234A6A5" w14:textId="68EAC04D"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897" w:history="1">
            <w:r w:rsidRPr="00EC260E">
              <w:rPr>
                <w:rStyle w:val="Hipervnculo"/>
                <w:noProof/>
              </w:rPr>
              <w:t>1.6. Metodología de desarrollo ICONIX</w:t>
            </w:r>
            <w:r>
              <w:rPr>
                <w:noProof/>
                <w:webHidden/>
              </w:rPr>
              <w:tab/>
            </w:r>
            <w:r>
              <w:rPr>
                <w:noProof/>
                <w:webHidden/>
              </w:rPr>
              <w:fldChar w:fldCharType="begin"/>
            </w:r>
            <w:r>
              <w:rPr>
                <w:noProof/>
                <w:webHidden/>
              </w:rPr>
              <w:instrText xml:space="preserve"> PAGEREF _Toc243368897 \h </w:instrText>
            </w:r>
            <w:r>
              <w:rPr>
                <w:noProof/>
                <w:webHidden/>
              </w:rPr>
            </w:r>
            <w:r>
              <w:rPr>
                <w:noProof/>
                <w:webHidden/>
              </w:rPr>
              <w:fldChar w:fldCharType="separate"/>
            </w:r>
            <w:r>
              <w:rPr>
                <w:noProof/>
                <w:webHidden/>
              </w:rPr>
              <w:t>8</w:t>
            </w:r>
            <w:r>
              <w:rPr>
                <w:noProof/>
                <w:webHidden/>
              </w:rPr>
              <w:fldChar w:fldCharType="end"/>
            </w:r>
          </w:hyperlink>
        </w:p>
        <w:p w14:paraId="78E9D963" w14:textId="069BDCC2" w:rsidR="0067555F" w:rsidRDefault="0067555F">
          <w:pPr>
            <w:pStyle w:val="TDC1"/>
            <w:rPr>
              <w:rFonts w:asciiTheme="minorHAnsi" w:eastAsiaTheme="minorEastAsia" w:hAnsiTheme="minorHAnsi" w:cstheme="minorBidi"/>
              <w:b w:val="0"/>
              <w:bCs w:val="0"/>
              <w:color w:val="auto"/>
              <w:kern w:val="2"/>
              <w:lang w:eastAsia="es-BO"/>
              <w14:ligatures w14:val="standardContextual"/>
            </w:rPr>
          </w:pPr>
          <w:hyperlink w:anchor="_Toc243368898" w:history="1">
            <w:r w:rsidRPr="00EC260E">
              <w:rPr>
                <w:rStyle w:val="Hipervnculo"/>
              </w:rPr>
              <w:t>CAPÍTULO II. ANÁLISIS DE REQUISITOS</w:t>
            </w:r>
            <w:r>
              <w:rPr>
                <w:webHidden/>
              </w:rPr>
              <w:tab/>
            </w:r>
            <w:r>
              <w:rPr>
                <w:webHidden/>
              </w:rPr>
              <w:fldChar w:fldCharType="begin"/>
            </w:r>
            <w:r>
              <w:rPr>
                <w:webHidden/>
              </w:rPr>
              <w:instrText xml:space="preserve"> PAGEREF _Toc243368898 \h </w:instrText>
            </w:r>
            <w:r>
              <w:rPr>
                <w:webHidden/>
              </w:rPr>
            </w:r>
            <w:r>
              <w:rPr>
                <w:webHidden/>
              </w:rPr>
              <w:fldChar w:fldCharType="separate"/>
            </w:r>
            <w:r>
              <w:rPr>
                <w:webHidden/>
              </w:rPr>
              <w:t>10</w:t>
            </w:r>
            <w:r>
              <w:rPr>
                <w:webHidden/>
              </w:rPr>
              <w:fldChar w:fldCharType="end"/>
            </w:r>
          </w:hyperlink>
        </w:p>
        <w:p w14:paraId="3E4595D0" w14:textId="11DAD5A7"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899" w:history="1">
            <w:r w:rsidRPr="00EC260E">
              <w:rPr>
                <w:rStyle w:val="Hipervnculo"/>
                <w:noProof/>
              </w:rPr>
              <w:t>2.1. Descripción del sistema propuesto</w:t>
            </w:r>
            <w:r>
              <w:rPr>
                <w:noProof/>
                <w:webHidden/>
              </w:rPr>
              <w:tab/>
            </w:r>
            <w:r>
              <w:rPr>
                <w:noProof/>
                <w:webHidden/>
              </w:rPr>
              <w:fldChar w:fldCharType="begin"/>
            </w:r>
            <w:r>
              <w:rPr>
                <w:noProof/>
                <w:webHidden/>
              </w:rPr>
              <w:instrText xml:space="preserve"> PAGEREF _Toc243368899 \h </w:instrText>
            </w:r>
            <w:r>
              <w:rPr>
                <w:noProof/>
                <w:webHidden/>
              </w:rPr>
            </w:r>
            <w:r>
              <w:rPr>
                <w:noProof/>
                <w:webHidden/>
              </w:rPr>
              <w:fldChar w:fldCharType="separate"/>
            </w:r>
            <w:r>
              <w:rPr>
                <w:noProof/>
                <w:webHidden/>
              </w:rPr>
              <w:t>10</w:t>
            </w:r>
            <w:r>
              <w:rPr>
                <w:noProof/>
                <w:webHidden/>
              </w:rPr>
              <w:fldChar w:fldCharType="end"/>
            </w:r>
          </w:hyperlink>
        </w:p>
        <w:p w14:paraId="0E91274E" w14:textId="11E7FB6F"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00" w:history="1">
            <w:r w:rsidRPr="00EC260E">
              <w:rPr>
                <w:rStyle w:val="Hipervnculo"/>
                <w:noProof/>
              </w:rPr>
              <w:t>2.1.1. Planes de suscripción</w:t>
            </w:r>
            <w:r>
              <w:rPr>
                <w:noProof/>
                <w:webHidden/>
              </w:rPr>
              <w:tab/>
            </w:r>
            <w:r>
              <w:rPr>
                <w:noProof/>
                <w:webHidden/>
              </w:rPr>
              <w:fldChar w:fldCharType="begin"/>
            </w:r>
            <w:r>
              <w:rPr>
                <w:noProof/>
                <w:webHidden/>
              </w:rPr>
              <w:instrText xml:space="preserve"> PAGEREF _Toc243368900 \h </w:instrText>
            </w:r>
            <w:r>
              <w:rPr>
                <w:noProof/>
                <w:webHidden/>
              </w:rPr>
            </w:r>
            <w:r>
              <w:rPr>
                <w:noProof/>
                <w:webHidden/>
              </w:rPr>
              <w:fldChar w:fldCharType="separate"/>
            </w:r>
            <w:r>
              <w:rPr>
                <w:noProof/>
                <w:webHidden/>
              </w:rPr>
              <w:t>10</w:t>
            </w:r>
            <w:r>
              <w:rPr>
                <w:noProof/>
                <w:webHidden/>
              </w:rPr>
              <w:fldChar w:fldCharType="end"/>
            </w:r>
          </w:hyperlink>
        </w:p>
        <w:p w14:paraId="719D8D89" w14:textId="68A5157A"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01" w:history="1">
            <w:r w:rsidRPr="00EC260E">
              <w:rPr>
                <w:rStyle w:val="Hipervnculo"/>
                <w:noProof/>
              </w:rPr>
              <w:t>2.2. Identificación de actores</w:t>
            </w:r>
            <w:r>
              <w:rPr>
                <w:noProof/>
                <w:webHidden/>
              </w:rPr>
              <w:tab/>
            </w:r>
            <w:r>
              <w:rPr>
                <w:noProof/>
                <w:webHidden/>
              </w:rPr>
              <w:fldChar w:fldCharType="begin"/>
            </w:r>
            <w:r>
              <w:rPr>
                <w:noProof/>
                <w:webHidden/>
              </w:rPr>
              <w:instrText xml:space="preserve"> PAGEREF _Toc243368901 \h </w:instrText>
            </w:r>
            <w:r>
              <w:rPr>
                <w:noProof/>
                <w:webHidden/>
              </w:rPr>
            </w:r>
            <w:r>
              <w:rPr>
                <w:noProof/>
                <w:webHidden/>
              </w:rPr>
              <w:fldChar w:fldCharType="separate"/>
            </w:r>
            <w:r>
              <w:rPr>
                <w:noProof/>
                <w:webHidden/>
              </w:rPr>
              <w:t>12</w:t>
            </w:r>
            <w:r>
              <w:rPr>
                <w:noProof/>
                <w:webHidden/>
              </w:rPr>
              <w:fldChar w:fldCharType="end"/>
            </w:r>
          </w:hyperlink>
        </w:p>
        <w:p w14:paraId="444BB56F" w14:textId="4E18F930"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02" w:history="1">
            <w:r w:rsidRPr="00EC260E">
              <w:rPr>
                <w:rStyle w:val="Hipervnculo"/>
                <w:noProof/>
              </w:rPr>
              <w:t>2.3. Requisitos funcionales y no funcionales</w:t>
            </w:r>
            <w:r>
              <w:rPr>
                <w:noProof/>
                <w:webHidden/>
              </w:rPr>
              <w:tab/>
            </w:r>
            <w:r>
              <w:rPr>
                <w:noProof/>
                <w:webHidden/>
              </w:rPr>
              <w:fldChar w:fldCharType="begin"/>
            </w:r>
            <w:r>
              <w:rPr>
                <w:noProof/>
                <w:webHidden/>
              </w:rPr>
              <w:instrText xml:space="preserve"> PAGEREF _Toc243368902 \h </w:instrText>
            </w:r>
            <w:r>
              <w:rPr>
                <w:noProof/>
                <w:webHidden/>
              </w:rPr>
            </w:r>
            <w:r>
              <w:rPr>
                <w:noProof/>
                <w:webHidden/>
              </w:rPr>
              <w:fldChar w:fldCharType="separate"/>
            </w:r>
            <w:r>
              <w:rPr>
                <w:noProof/>
                <w:webHidden/>
              </w:rPr>
              <w:t>13</w:t>
            </w:r>
            <w:r>
              <w:rPr>
                <w:noProof/>
                <w:webHidden/>
              </w:rPr>
              <w:fldChar w:fldCharType="end"/>
            </w:r>
          </w:hyperlink>
        </w:p>
        <w:p w14:paraId="277C361F" w14:textId="7637F585"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03" w:history="1">
            <w:r w:rsidRPr="00EC260E">
              <w:rPr>
                <w:rStyle w:val="Hipervnculo"/>
                <w:noProof/>
              </w:rPr>
              <w:t>2.3.1. Requisitos funcionales del enunciado</w:t>
            </w:r>
            <w:r>
              <w:rPr>
                <w:noProof/>
                <w:webHidden/>
              </w:rPr>
              <w:tab/>
            </w:r>
            <w:r>
              <w:rPr>
                <w:noProof/>
                <w:webHidden/>
              </w:rPr>
              <w:fldChar w:fldCharType="begin"/>
            </w:r>
            <w:r>
              <w:rPr>
                <w:noProof/>
                <w:webHidden/>
              </w:rPr>
              <w:instrText xml:space="preserve"> PAGEREF _Toc243368903 \h </w:instrText>
            </w:r>
            <w:r>
              <w:rPr>
                <w:noProof/>
                <w:webHidden/>
              </w:rPr>
            </w:r>
            <w:r>
              <w:rPr>
                <w:noProof/>
                <w:webHidden/>
              </w:rPr>
              <w:fldChar w:fldCharType="separate"/>
            </w:r>
            <w:r>
              <w:rPr>
                <w:noProof/>
                <w:webHidden/>
              </w:rPr>
              <w:t>13</w:t>
            </w:r>
            <w:r>
              <w:rPr>
                <w:noProof/>
                <w:webHidden/>
              </w:rPr>
              <w:fldChar w:fldCharType="end"/>
            </w:r>
          </w:hyperlink>
        </w:p>
        <w:p w14:paraId="63351216" w14:textId="43199712"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04" w:history="1">
            <w:r w:rsidRPr="00EC260E">
              <w:rPr>
                <w:rStyle w:val="Hipervnculo"/>
                <w:noProof/>
              </w:rPr>
              <w:t>2.3.2. Requisitos funcionales pedidos en clase</w:t>
            </w:r>
            <w:r>
              <w:rPr>
                <w:noProof/>
                <w:webHidden/>
              </w:rPr>
              <w:tab/>
            </w:r>
            <w:r>
              <w:rPr>
                <w:noProof/>
                <w:webHidden/>
              </w:rPr>
              <w:fldChar w:fldCharType="begin"/>
            </w:r>
            <w:r>
              <w:rPr>
                <w:noProof/>
                <w:webHidden/>
              </w:rPr>
              <w:instrText xml:space="preserve"> PAGEREF _Toc243368904 \h </w:instrText>
            </w:r>
            <w:r>
              <w:rPr>
                <w:noProof/>
                <w:webHidden/>
              </w:rPr>
            </w:r>
            <w:r>
              <w:rPr>
                <w:noProof/>
                <w:webHidden/>
              </w:rPr>
              <w:fldChar w:fldCharType="separate"/>
            </w:r>
            <w:r>
              <w:rPr>
                <w:noProof/>
                <w:webHidden/>
              </w:rPr>
              <w:t>15</w:t>
            </w:r>
            <w:r>
              <w:rPr>
                <w:noProof/>
                <w:webHidden/>
              </w:rPr>
              <w:fldChar w:fldCharType="end"/>
            </w:r>
          </w:hyperlink>
        </w:p>
        <w:p w14:paraId="0603B322" w14:textId="7ADF689F"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05" w:history="1">
            <w:r w:rsidRPr="00EC260E">
              <w:rPr>
                <w:rStyle w:val="Hipervnculo"/>
                <w:noProof/>
              </w:rPr>
              <w:t>2.3.3. Requisitos funcionales propios</w:t>
            </w:r>
            <w:r>
              <w:rPr>
                <w:noProof/>
                <w:webHidden/>
              </w:rPr>
              <w:tab/>
            </w:r>
            <w:r>
              <w:rPr>
                <w:noProof/>
                <w:webHidden/>
              </w:rPr>
              <w:fldChar w:fldCharType="begin"/>
            </w:r>
            <w:r>
              <w:rPr>
                <w:noProof/>
                <w:webHidden/>
              </w:rPr>
              <w:instrText xml:space="preserve"> PAGEREF _Toc243368905 \h </w:instrText>
            </w:r>
            <w:r>
              <w:rPr>
                <w:noProof/>
                <w:webHidden/>
              </w:rPr>
            </w:r>
            <w:r>
              <w:rPr>
                <w:noProof/>
                <w:webHidden/>
              </w:rPr>
              <w:fldChar w:fldCharType="separate"/>
            </w:r>
            <w:r>
              <w:rPr>
                <w:noProof/>
                <w:webHidden/>
              </w:rPr>
              <w:t>16</w:t>
            </w:r>
            <w:r>
              <w:rPr>
                <w:noProof/>
                <w:webHidden/>
              </w:rPr>
              <w:fldChar w:fldCharType="end"/>
            </w:r>
          </w:hyperlink>
        </w:p>
        <w:p w14:paraId="56FBCA5C" w14:textId="717C743C"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06" w:history="1">
            <w:r w:rsidRPr="00EC260E">
              <w:rPr>
                <w:rStyle w:val="Hipervnculo"/>
                <w:noProof/>
              </w:rPr>
              <w:t>2.3.4. Requisitos no funcionales</w:t>
            </w:r>
            <w:r>
              <w:rPr>
                <w:noProof/>
                <w:webHidden/>
              </w:rPr>
              <w:tab/>
            </w:r>
            <w:r>
              <w:rPr>
                <w:noProof/>
                <w:webHidden/>
              </w:rPr>
              <w:fldChar w:fldCharType="begin"/>
            </w:r>
            <w:r>
              <w:rPr>
                <w:noProof/>
                <w:webHidden/>
              </w:rPr>
              <w:instrText xml:space="preserve"> PAGEREF _Toc243368906 \h </w:instrText>
            </w:r>
            <w:r>
              <w:rPr>
                <w:noProof/>
                <w:webHidden/>
              </w:rPr>
            </w:r>
            <w:r>
              <w:rPr>
                <w:noProof/>
                <w:webHidden/>
              </w:rPr>
              <w:fldChar w:fldCharType="separate"/>
            </w:r>
            <w:r>
              <w:rPr>
                <w:noProof/>
                <w:webHidden/>
              </w:rPr>
              <w:t>17</w:t>
            </w:r>
            <w:r>
              <w:rPr>
                <w:noProof/>
                <w:webHidden/>
              </w:rPr>
              <w:fldChar w:fldCharType="end"/>
            </w:r>
          </w:hyperlink>
        </w:p>
        <w:p w14:paraId="148F0F4E" w14:textId="3B9268EC"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07" w:history="1">
            <w:r w:rsidRPr="00EC260E">
              <w:rPr>
                <w:rStyle w:val="Hipervnculo"/>
                <w:noProof/>
              </w:rPr>
              <w:t>2.4. Reglas de negocio</w:t>
            </w:r>
            <w:r>
              <w:rPr>
                <w:noProof/>
                <w:webHidden/>
              </w:rPr>
              <w:tab/>
            </w:r>
            <w:r>
              <w:rPr>
                <w:noProof/>
                <w:webHidden/>
              </w:rPr>
              <w:fldChar w:fldCharType="begin"/>
            </w:r>
            <w:r>
              <w:rPr>
                <w:noProof/>
                <w:webHidden/>
              </w:rPr>
              <w:instrText xml:space="preserve"> PAGEREF _Toc243368907 \h </w:instrText>
            </w:r>
            <w:r>
              <w:rPr>
                <w:noProof/>
                <w:webHidden/>
              </w:rPr>
            </w:r>
            <w:r>
              <w:rPr>
                <w:noProof/>
                <w:webHidden/>
              </w:rPr>
              <w:fldChar w:fldCharType="separate"/>
            </w:r>
            <w:r>
              <w:rPr>
                <w:noProof/>
                <w:webHidden/>
              </w:rPr>
              <w:t>18</w:t>
            </w:r>
            <w:r>
              <w:rPr>
                <w:noProof/>
                <w:webHidden/>
              </w:rPr>
              <w:fldChar w:fldCharType="end"/>
            </w:r>
          </w:hyperlink>
        </w:p>
        <w:p w14:paraId="4F4ADBAE" w14:textId="15CC3BC3"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08" w:history="1">
            <w:r w:rsidRPr="00EC260E">
              <w:rPr>
                <w:rStyle w:val="Hipervnculo"/>
                <w:noProof/>
              </w:rPr>
              <w:t>2.5. Diagrama UML de casos de uso</w:t>
            </w:r>
            <w:r>
              <w:rPr>
                <w:noProof/>
                <w:webHidden/>
              </w:rPr>
              <w:tab/>
            </w:r>
            <w:r>
              <w:rPr>
                <w:noProof/>
                <w:webHidden/>
              </w:rPr>
              <w:fldChar w:fldCharType="begin"/>
            </w:r>
            <w:r>
              <w:rPr>
                <w:noProof/>
                <w:webHidden/>
              </w:rPr>
              <w:instrText xml:space="preserve"> PAGEREF _Toc243368908 \h </w:instrText>
            </w:r>
            <w:r>
              <w:rPr>
                <w:noProof/>
                <w:webHidden/>
              </w:rPr>
            </w:r>
            <w:r>
              <w:rPr>
                <w:noProof/>
                <w:webHidden/>
              </w:rPr>
              <w:fldChar w:fldCharType="separate"/>
            </w:r>
            <w:r>
              <w:rPr>
                <w:noProof/>
                <w:webHidden/>
              </w:rPr>
              <w:t>19</w:t>
            </w:r>
            <w:r>
              <w:rPr>
                <w:noProof/>
                <w:webHidden/>
              </w:rPr>
              <w:fldChar w:fldCharType="end"/>
            </w:r>
          </w:hyperlink>
        </w:p>
        <w:p w14:paraId="05DA92D5" w14:textId="1E0B2FAB"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09" w:history="1">
            <w:r w:rsidRPr="00EC260E">
              <w:rPr>
                <w:rStyle w:val="Hipervnculo"/>
                <w:noProof/>
              </w:rPr>
              <w:t>2.6. Especificación de casos de uso</w:t>
            </w:r>
            <w:r>
              <w:rPr>
                <w:noProof/>
                <w:webHidden/>
              </w:rPr>
              <w:tab/>
            </w:r>
            <w:r>
              <w:rPr>
                <w:noProof/>
                <w:webHidden/>
              </w:rPr>
              <w:fldChar w:fldCharType="begin"/>
            </w:r>
            <w:r>
              <w:rPr>
                <w:noProof/>
                <w:webHidden/>
              </w:rPr>
              <w:instrText xml:space="preserve"> PAGEREF _Toc243368909 \h </w:instrText>
            </w:r>
            <w:r>
              <w:rPr>
                <w:noProof/>
                <w:webHidden/>
              </w:rPr>
            </w:r>
            <w:r>
              <w:rPr>
                <w:noProof/>
                <w:webHidden/>
              </w:rPr>
              <w:fldChar w:fldCharType="separate"/>
            </w:r>
            <w:r>
              <w:rPr>
                <w:noProof/>
                <w:webHidden/>
              </w:rPr>
              <w:t>22</w:t>
            </w:r>
            <w:r>
              <w:rPr>
                <w:noProof/>
                <w:webHidden/>
              </w:rPr>
              <w:fldChar w:fldCharType="end"/>
            </w:r>
          </w:hyperlink>
        </w:p>
        <w:p w14:paraId="2D3FA915" w14:textId="11F3CC39"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10" w:history="1">
            <w:r w:rsidRPr="00EC260E">
              <w:rPr>
                <w:rStyle w:val="Hipervnculo"/>
                <w:noProof/>
              </w:rPr>
              <w:t>2.6.1. Ciclo 1</w:t>
            </w:r>
            <w:r>
              <w:rPr>
                <w:noProof/>
                <w:webHidden/>
              </w:rPr>
              <w:tab/>
            </w:r>
            <w:r>
              <w:rPr>
                <w:noProof/>
                <w:webHidden/>
              </w:rPr>
              <w:fldChar w:fldCharType="begin"/>
            </w:r>
            <w:r>
              <w:rPr>
                <w:noProof/>
                <w:webHidden/>
              </w:rPr>
              <w:instrText xml:space="preserve"> PAGEREF _Toc243368910 \h </w:instrText>
            </w:r>
            <w:r>
              <w:rPr>
                <w:noProof/>
                <w:webHidden/>
              </w:rPr>
            </w:r>
            <w:r>
              <w:rPr>
                <w:noProof/>
                <w:webHidden/>
              </w:rPr>
              <w:fldChar w:fldCharType="separate"/>
            </w:r>
            <w:r>
              <w:rPr>
                <w:noProof/>
                <w:webHidden/>
              </w:rPr>
              <w:t>22</w:t>
            </w:r>
            <w:r>
              <w:rPr>
                <w:noProof/>
                <w:webHidden/>
              </w:rPr>
              <w:fldChar w:fldCharType="end"/>
            </w:r>
          </w:hyperlink>
        </w:p>
        <w:p w14:paraId="7E464AD7" w14:textId="63C44635"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11" w:history="1">
            <w:r w:rsidRPr="00EC260E">
              <w:rPr>
                <w:rStyle w:val="Hipervnculo"/>
                <w:noProof/>
              </w:rPr>
              <w:t>2.6.2. Ciclo 2</w:t>
            </w:r>
            <w:r>
              <w:rPr>
                <w:noProof/>
                <w:webHidden/>
              </w:rPr>
              <w:tab/>
            </w:r>
            <w:r>
              <w:rPr>
                <w:noProof/>
                <w:webHidden/>
              </w:rPr>
              <w:fldChar w:fldCharType="begin"/>
            </w:r>
            <w:r>
              <w:rPr>
                <w:noProof/>
                <w:webHidden/>
              </w:rPr>
              <w:instrText xml:space="preserve"> PAGEREF _Toc243368911 \h </w:instrText>
            </w:r>
            <w:r>
              <w:rPr>
                <w:noProof/>
                <w:webHidden/>
              </w:rPr>
            </w:r>
            <w:r>
              <w:rPr>
                <w:noProof/>
                <w:webHidden/>
              </w:rPr>
              <w:fldChar w:fldCharType="separate"/>
            </w:r>
            <w:r>
              <w:rPr>
                <w:noProof/>
                <w:webHidden/>
              </w:rPr>
              <w:t>31</w:t>
            </w:r>
            <w:r>
              <w:rPr>
                <w:noProof/>
                <w:webHidden/>
              </w:rPr>
              <w:fldChar w:fldCharType="end"/>
            </w:r>
          </w:hyperlink>
        </w:p>
        <w:p w14:paraId="69B20D7E" w14:textId="03B363E8" w:rsidR="0067555F" w:rsidRDefault="0067555F">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12" w:history="1">
            <w:r w:rsidRPr="00EC260E">
              <w:rPr>
                <w:rStyle w:val="Hipervnculo"/>
                <w:noProof/>
              </w:rPr>
              <w:t>2.6.3. Ciclo 3</w:t>
            </w:r>
            <w:r>
              <w:rPr>
                <w:noProof/>
                <w:webHidden/>
              </w:rPr>
              <w:tab/>
            </w:r>
            <w:r>
              <w:rPr>
                <w:noProof/>
                <w:webHidden/>
              </w:rPr>
              <w:fldChar w:fldCharType="begin"/>
            </w:r>
            <w:r>
              <w:rPr>
                <w:noProof/>
                <w:webHidden/>
              </w:rPr>
              <w:instrText xml:space="preserve"> PAGEREF _Toc243368912 \h </w:instrText>
            </w:r>
            <w:r>
              <w:rPr>
                <w:noProof/>
                <w:webHidden/>
              </w:rPr>
            </w:r>
            <w:r>
              <w:rPr>
                <w:noProof/>
                <w:webHidden/>
              </w:rPr>
              <w:fldChar w:fldCharType="separate"/>
            </w:r>
            <w:r>
              <w:rPr>
                <w:noProof/>
                <w:webHidden/>
              </w:rPr>
              <w:t>31</w:t>
            </w:r>
            <w:r>
              <w:rPr>
                <w:noProof/>
                <w:webHidden/>
              </w:rPr>
              <w:fldChar w:fldCharType="end"/>
            </w:r>
          </w:hyperlink>
        </w:p>
        <w:p w14:paraId="6EBC907C" w14:textId="3994F615" w:rsidR="0067555F" w:rsidRDefault="0067555F">
          <w:pPr>
            <w:pStyle w:val="TDC1"/>
            <w:rPr>
              <w:rFonts w:asciiTheme="minorHAnsi" w:eastAsiaTheme="minorEastAsia" w:hAnsiTheme="minorHAnsi" w:cstheme="minorBidi"/>
              <w:b w:val="0"/>
              <w:bCs w:val="0"/>
              <w:color w:val="auto"/>
              <w:kern w:val="2"/>
              <w:lang w:eastAsia="es-BO"/>
              <w14:ligatures w14:val="standardContextual"/>
            </w:rPr>
          </w:pPr>
          <w:hyperlink w:anchor="_Toc243368913" w:history="1">
            <w:r w:rsidRPr="00EC260E">
              <w:rPr>
                <w:rStyle w:val="Hipervnculo"/>
              </w:rPr>
              <w:t>CAPÍTULO III. ANÁLISIS Y DISEÑO CON ICONIX</w:t>
            </w:r>
            <w:r>
              <w:rPr>
                <w:webHidden/>
              </w:rPr>
              <w:tab/>
            </w:r>
            <w:r>
              <w:rPr>
                <w:webHidden/>
              </w:rPr>
              <w:fldChar w:fldCharType="begin"/>
            </w:r>
            <w:r>
              <w:rPr>
                <w:webHidden/>
              </w:rPr>
              <w:instrText xml:space="preserve"> PAGEREF _Toc243368913 \h </w:instrText>
            </w:r>
            <w:r>
              <w:rPr>
                <w:webHidden/>
              </w:rPr>
            </w:r>
            <w:r>
              <w:rPr>
                <w:webHidden/>
              </w:rPr>
              <w:fldChar w:fldCharType="separate"/>
            </w:r>
            <w:r>
              <w:rPr>
                <w:webHidden/>
              </w:rPr>
              <w:t>32</w:t>
            </w:r>
            <w:r>
              <w:rPr>
                <w:webHidden/>
              </w:rPr>
              <w:fldChar w:fldCharType="end"/>
            </w:r>
          </w:hyperlink>
        </w:p>
        <w:p w14:paraId="52FFCC99" w14:textId="0A754998"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14" w:history="1">
            <w:r w:rsidRPr="00EC260E">
              <w:rPr>
                <w:rStyle w:val="Hipervnculo"/>
                <w:noProof/>
              </w:rPr>
              <w:t>3.1. Modelo de dominio</w:t>
            </w:r>
            <w:r>
              <w:rPr>
                <w:noProof/>
                <w:webHidden/>
              </w:rPr>
              <w:tab/>
            </w:r>
            <w:r>
              <w:rPr>
                <w:noProof/>
                <w:webHidden/>
              </w:rPr>
              <w:fldChar w:fldCharType="begin"/>
            </w:r>
            <w:r>
              <w:rPr>
                <w:noProof/>
                <w:webHidden/>
              </w:rPr>
              <w:instrText xml:space="preserve"> PAGEREF _Toc243368914 \h </w:instrText>
            </w:r>
            <w:r>
              <w:rPr>
                <w:noProof/>
                <w:webHidden/>
              </w:rPr>
            </w:r>
            <w:r>
              <w:rPr>
                <w:noProof/>
                <w:webHidden/>
              </w:rPr>
              <w:fldChar w:fldCharType="separate"/>
            </w:r>
            <w:r>
              <w:rPr>
                <w:noProof/>
                <w:webHidden/>
              </w:rPr>
              <w:t>32</w:t>
            </w:r>
            <w:r>
              <w:rPr>
                <w:noProof/>
                <w:webHidden/>
              </w:rPr>
              <w:fldChar w:fldCharType="end"/>
            </w:r>
          </w:hyperlink>
        </w:p>
        <w:p w14:paraId="3A58E49F" w14:textId="01C882D2"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15" w:history="1">
            <w:r w:rsidRPr="00EC260E">
              <w:rPr>
                <w:rStyle w:val="Hipervnculo"/>
                <w:noProof/>
              </w:rPr>
              <w:t>3.2. Diagramas de robustez</w:t>
            </w:r>
            <w:r>
              <w:rPr>
                <w:noProof/>
                <w:webHidden/>
              </w:rPr>
              <w:tab/>
            </w:r>
            <w:r>
              <w:rPr>
                <w:noProof/>
                <w:webHidden/>
              </w:rPr>
              <w:fldChar w:fldCharType="begin"/>
            </w:r>
            <w:r>
              <w:rPr>
                <w:noProof/>
                <w:webHidden/>
              </w:rPr>
              <w:instrText xml:space="preserve"> PAGEREF _Toc243368915 \h </w:instrText>
            </w:r>
            <w:r>
              <w:rPr>
                <w:noProof/>
                <w:webHidden/>
              </w:rPr>
            </w:r>
            <w:r>
              <w:rPr>
                <w:noProof/>
                <w:webHidden/>
              </w:rPr>
              <w:fldChar w:fldCharType="separate"/>
            </w:r>
            <w:r>
              <w:rPr>
                <w:noProof/>
                <w:webHidden/>
              </w:rPr>
              <w:t>32</w:t>
            </w:r>
            <w:r>
              <w:rPr>
                <w:noProof/>
                <w:webHidden/>
              </w:rPr>
              <w:fldChar w:fldCharType="end"/>
            </w:r>
          </w:hyperlink>
        </w:p>
        <w:p w14:paraId="7F4775D5" w14:textId="72E939EE"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16" w:history="1">
            <w:r w:rsidRPr="00EC260E">
              <w:rPr>
                <w:rStyle w:val="Hipervnculo"/>
                <w:noProof/>
              </w:rPr>
              <w:t>3.3. Diagramas de secuencia UML</w:t>
            </w:r>
            <w:r>
              <w:rPr>
                <w:noProof/>
                <w:webHidden/>
              </w:rPr>
              <w:tab/>
            </w:r>
            <w:r>
              <w:rPr>
                <w:noProof/>
                <w:webHidden/>
              </w:rPr>
              <w:fldChar w:fldCharType="begin"/>
            </w:r>
            <w:r>
              <w:rPr>
                <w:noProof/>
                <w:webHidden/>
              </w:rPr>
              <w:instrText xml:space="preserve"> PAGEREF _Toc243368916 \h </w:instrText>
            </w:r>
            <w:r>
              <w:rPr>
                <w:noProof/>
                <w:webHidden/>
              </w:rPr>
            </w:r>
            <w:r>
              <w:rPr>
                <w:noProof/>
                <w:webHidden/>
              </w:rPr>
              <w:fldChar w:fldCharType="separate"/>
            </w:r>
            <w:r>
              <w:rPr>
                <w:noProof/>
                <w:webHidden/>
              </w:rPr>
              <w:t>32</w:t>
            </w:r>
            <w:r>
              <w:rPr>
                <w:noProof/>
                <w:webHidden/>
              </w:rPr>
              <w:fldChar w:fldCharType="end"/>
            </w:r>
          </w:hyperlink>
        </w:p>
        <w:p w14:paraId="738076EB" w14:textId="21C72F27"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17" w:history="1">
            <w:r w:rsidRPr="00EC260E">
              <w:rPr>
                <w:rStyle w:val="Hipervnculo"/>
                <w:noProof/>
              </w:rPr>
              <w:t>3.4. Diagrama de clases UML</w:t>
            </w:r>
            <w:r>
              <w:rPr>
                <w:noProof/>
                <w:webHidden/>
              </w:rPr>
              <w:tab/>
            </w:r>
            <w:r>
              <w:rPr>
                <w:noProof/>
                <w:webHidden/>
              </w:rPr>
              <w:fldChar w:fldCharType="begin"/>
            </w:r>
            <w:r>
              <w:rPr>
                <w:noProof/>
                <w:webHidden/>
              </w:rPr>
              <w:instrText xml:space="preserve"> PAGEREF _Toc243368917 \h </w:instrText>
            </w:r>
            <w:r>
              <w:rPr>
                <w:noProof/>
                <w:webHidden/>
              </w:rPr>
            </w:r>
            <w:r>
              <w:rPr>
                <w:noProof/>
                <w:webHidden/>
              </w:rPr>
              <w:fldChar w:fldCharType="separate"/>
            </w:r>
            <w:r>
              <w:rPr>
                <w:noProof/>
                <w:webHidden/>
              </w:rPr>
              <w:t>32</w:t>
            </w:r>
            <w:r>
              <w:rPr>
                <w:noProof/>
                <w:webHidden/>
              </w:rPr>
              <w:fldChar w:fldCharType="end"/>
            </w:r>
          </w:hyperlink>
        </w:p>
        <w:p w14:paraId="225F1008" w14:textId="55D46F07"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18" w:history="1">
            <w:r w:rsidRPr="00EC260E">
              <w:rPr>
                <w:rStyle w:val="Hipervnculo"/>
                <w:noProof/>
              </w:rPr>
              <w:t>3.5. Diseño de la base de datos</w:t>
            </w:r>
            <w:r>
              <w:rPr>
                <w:noProof/>
                <w:webHidden/>
              </w:rPr>
              <w:tab/>
            </w:r>
            <w:r>
              <w:rPr>
                <w:noProof/>
                <w:webHidden/>
              </w:rPr>
              <w:fldChar w:fldCharType="begin"/>
            </w:r>
            <w:r>
              <w:rPr>
                <w:noProof/>
                <w:webHidden/>
              </w:rPr>
              <w:instrText xml:space="preserve"> PAGEREF _Toc243368918 \h </w:instrText>
            </w:r>
            <w:r>
              <w:rPr>
                <w:noProof/>
                <w:webHidden/>
              </w:rPr>
            </w:r>
            <w:r>
              <w:rPr>
                <w:noProof/>
                <w:webHidden/>
              </w:rPr>
              <w:fldChar w:fldCharType="separate"/>
            </w:r>
            <w:r>
              <w:rPr>
                <w:noProof/>
                <w:webHidden/>
              </w:rPr>
              <w:t>32</w:t>
            </w:r>
            <w:r>
              <w:rPr>
                <w:noProof/>
                <w:webHidden/>
              </w:rPr>
              <w:fldChar w:fldCharType="end"/>
            </w:r>
          </w:hyperlink>
        </w:p>
        <w:p w14:paraId="33F6C3B8" w14:textId="092440A0"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19" w:history="1">
            <w:r w:rsidRPr="00EC260E">
              <w:rPr>
                <w:rStyle w:val="Hipervnculo"/>
                <w:noProof/>
              </w:rPr>
              <w:t>3.6. Diseño de interfaces de usuario</w:t>
            </w:r>
            <w:r>
              <w:rPr>
                <w:noProof/>
                <w:webHidden/>
              </w:rPr>
              <w:tab/>
            </w:r>
            <w:r>
              <w:rPr>
                <w:noProof/>
                <w:webHidden/>
              </w:rPr>
              <w:fldChar w:fldCharType="begin"/>
            </w:r>
            <w:r>
              <w:rPr>
                <w:noProof/>
                <w:webHidden/>
              </w:rPr>
              <w:instrText xml:space="preserve"> PAGEREF _Toc243368919 \h </w:instrText>
            </w:r>
            <w:r>
              <w:rPr>
                <w:noProof/>
                <w:webHidden/>
              </w:rPr>
            </w:r>
            <w:r>
              <w:rPr>
                <w:noProof/>
                <w:webHidden/>
              </w:rPr>
              <w:fldChar w:fldCharType="separate"/>
            </w:r>
            <w:r>
              <w:rPr>
                <w:noProof/>
                <w:webHidden/>
              </w:rPr>
              <w:t>32</w:t>
            </w:r>
            <w:r>
              <w:rPr>
                <w:noProof/>
                <w:webHidden/>
              </w:rPr>
              <w:fldChar w:fldCharType="end"/>
            </w:r>
          </w:hyperlink>
        </w:p>
        <w:p w14:paraId="1CBF4842" w14:textId="1773DA4C" w:rsidR="0067555F" w:rsidRDefault="0067555F">
          <w:pPr>
            <w:pStyle w:val="TDC1"/>
            <w:rPr>
              <w:rFonts w:asciiTheme="minorHAnsi" w:eastAsiaTheme="minorEastAsia" w:hAnsiTheme="minorHAnsi" w:cstheme="minorBidi"/>
              <w:b w:val="0"/>
              <w:bCs w:val="0"/>
              <w:color w:val="auto"/>
              <w:kern w:val="2"/>
              <w:lang w:eastAsia="es-BO"/>
              <w14:ligatures w14:val="standardContextual"/>
            </w:rPr>
          </w:pPr>
          <w:hyperlink w:anchor="_Toc243368920" w:history="1">
            <w:r w:rsidRPr="00EC260E">
              <w:rPr>
                <w:rStyle w:val="Hipervnculo"/>
              </w:rPr>
              <w:t>CAPÍTULO IV. DESARROLLO E IMPLEMENTACIÓN</w:t>
            </w:r>
            <w:r>
              <w:rPr>
                <w:webHidden/>
              </w:rPr>
              <w:tab/>
            </w:r>
            <w:r>
              <w:rPr>
                <w:webHidden/>
              </w:rPr>
              <w:fldChar w:fldCharType="begin"/>
            </w:r>
            <w:r>
              <w:rPr>
                <w:webHidden/>
              </w:rPr>
              <w:instrText xml:space="preserve"> PAGEREF _Toc243368920 \h </w:instrText>
            </w:r>
            <w:r>
              <w:rPr>
                <w:webHidden/>
              </w:rPr>
            </w:r>
            <w:r>
              <w:rPr>
                <w:webHidden/>
              </w:rPr>
              <w:fldChar w:fldCharType="separate"/>
            </w:r>
            <w:r>
              <w:rPr>
                <w:webHidden/>
              </w:rPr>
              <w:t>33</w:t>
            </w:r>
            <w:r>
              <w:rPr>
                <w:webHidden/>
              </w:rPr>
              <w:fldChar w:fldCharType="end"/>
            </w:r>
          </w:hyperlink>
        </w:p>
        <w:p w14:paraId="7143BA5B" w14:textId="1E002438"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21" w:history="1">
            <w:r w:rsidRPr="00EC260E">
              <w:rPr>
                <w:rStyle w:val="Hipervnculo"/>
                <w:noProof/>
              </w:rPr>
              <w:t>4.1. Herramientas y tecnologías utilizadas</w:t>
            </w:r>
            <w:r>
              <w:rPr>
                <w:noProof/>
                <w:webHidden/>
              </w:rPr>
              <w:tab/>
            </w:r>
            <w:r>
              <w:rPr>
                <w:noProof/>
                <w:webHidden/>
              </w:rPr>
              <w:fldChar w:fldCharType="begin"/>
            </w:r>
            <w:r>
              <w:rPr>
                <w:noProof/>
                <w:webHidden/>
              </w:rPr>
              <w:instrText xml:space="preserve"> PAGEREF _Toc243368921 \h </w:instrText>
            </w:r>
            <w:r>
              <w:rPr>
                <w:noProof/>
                <w:webHidden/>
              </w:rPr>
            </w:r>
            <w:r>
              <w:rPr>
                <w:noProof/>
                <w:webHidden/>
              </w:rPr>
              <w:fldChar w:fldCharType="separate"/>
            </w:r>
            <w:r>
              <w:rPr>
                <w:noProof/>
                <w:webHidden/>
              </w:rPr>
              <w:t>33</w:t>
            </w:r>
            <w:r>
              <w:rPr>
                <w:noProof/>
                <w:webHidden/>
              </w:rPr>
              <w:fldChar w:fldCharType="end"/>
            </w:r>
          </w:hyperlink>
        </w:p>
        <w:p w14:paraId="4E511F9B" w14:textId="19881699"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22" w:history="1">
            <w:r w:rsidRPr="00EC260E">
              <w:rPr>
                <w:rStyle w:val="Hipervnculo"/>
                <w:noProof/>
              </w:rPr>
              <w:t>4.2. Diseño de la arquitectura del sistema</w:t>
            </w:r>
            <w:r>
              <w:rPr>
                <w:noProof/>
                <w:webHidden/>
              </w:rPr>
              <w:tab/>
            </w:r>
            <w:r>
              <w:rPr>
                <w:noProof/>
                <w:webHidden/>
              </w:rPr>
              <w:fldChar w:fldCharType="begin"/>
            </w:r>
            <w:r>
              <w:rPr>
                <w:noProof/>
                <w:webHidden/>
              </w:rPr>
              <w:instrText xml:space="preserve"> PAGEREF _Toc243368922 \h </w:instrText>
            </w:r>
            <w:r>
              <w:rPr>
                <w:noProof/>
                <w:webHidden/>
              </w:rPr>
            </w:r>
            <w:r>
              <w:rPr>
                <w:noProof/>
                <w:webHidden/>
              </w:rPr>
              <w:fldChar w:fldCharType="separate"/>
            </w:r>
            <w:r>
              <w:rPr>
                <w:noProof/>
                <w:webHidden/>
              </w:rPr>
              <w:t>34</w:t>
            </w:r>
            <w:r>
              <w:rPr>
                <w:noProof/>
                <w:webHidden/>
              </w:rPr>
              <w:fldChar w:fldCharType="end"/>
            </w:r>
          </w:hyperlink>
        </w:p>
        <w:p w14:paraId="1936628A" w14:textId="3336A37F"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23" w:history="1">
            <w:r w:rsidRPr="00EC260E">
              <w:rPr>
                <w:rStyle w:val="Hipervnculo"/>
                <w:noProof/>
              </w:rPr>
              <w:t>4.3. Implementación de la base de datos</w:t>
            </w:r>
            <w:r>
              <w:rPr>
                <w:noProof/>
                <w:webHidden/>
              </w:rPr>
              <w:tab/>
            </w:r>
            <w:r>
              <w:rPr>
                <w:noProof/>
                <w:webHidden/>
              </w:rPr>
              <w:fldChar w:fldCharType="begin"/>
            </w:r>
            <w:r>
              <w:rPr>
                <w:noProof/>
                <w:webHidden/>
              </w:rPr>
              <w:instrText xml:space="preserve"> PAGEREF _Toc243368923 \h </w:instrText>
            </w:r>
            <w:r>
              <w:rPr>
                <w:noProof/>
                <w:webHidden/>
              </w:rPr>
            </w:r>
            <w:r>
              <w:rPr>
                <w:noProof/>
                <w:webHidden/>
              </w:rPr>
              <w:fldChar w:fldCharType="separate"/>
            </w:r>
            <w:r>
              <w:rPr>
                <w:noProof/>
                <w:webHidden/>
              </w:rPr>
              <w:t>34</w:t>
            </w:r>
            <w:r>
              <w:rPr>
                <w:noProof/>
                <w:webHidden/>
              </w:rPr>
              <w:fldChar w:fldCharType="end"/>
            </w:r>
          </w:hyperlink>
        </w:p>
        <w:p w14:paraId="566F0AD1" w14:textId="5819DB22"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24" w:history="1">
            <w:r w:rsidRPr="00EC260E">
              <w:rPr>
                <w:rStyle w:val="Hipervnculo"/>
                <w:noProof/>
              </w:rPr>
              <w:t>4.4. Desarrollo de los módulos del sistema</w:t>
            </w:r>
            <w:r>
              <w:rPr>
                <w:noProof/>
                <w:webHidden/>
              </w:rPr>
              <w:tab/>
            </w:r>
            <w:r>
              <w:rPr>
                <w:noProof/>
                <w:webHidden/>
              </w:rPr>
              <w:fldChar w:fldCharType="begin"/>
            </w:r>
            <w:r>
              <w:rPr>
                <w:noProof/>
                <w:webHidden/>
              </w:rPr>
              <w:instrText xml:space="preserve"> PAGEREF _Toc243368924 \h </w:instrText>
            </w:r>
            <w:r>
              <w:rPr>
                <w:noProof/>
                <w:webHidden/>
              </w:rPr>
            </w:r>
            <w:r>
              <w:rPr>
                <w:noProof/>
                <w:webHidden/>
              </w:rPr>
              <w:fldChar w:fldCharType="separate"/>
            </w:r>
            <w:r>
              <w:rPr>
                <w:noProof/>
                <w:webHidden/>
              </w:rPr>
              <w:t>34</w:t>
            </w:r>
            <w:r>
              <w:rPr>
                <w:noProof/>
                <w:webHidden/>
              </w:rPr>
              <w:fldChar w:fldCharType="end"/>
            </w:r>
          </w:hyperlink>
        </w:p>
        <w:p w14:paraId="7CFEE716" w14:textId="432D7EB7"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25" w:history="1">
            <w:r w:rsidRPr="00EC260E">
              <w:rPr>
                <w:rStyle w:val="Hipervnculo"/>
                <w:noProof/>
              </w:rPr>
              <w:t>4.5. Integración de componentes</w:t>
            </w:r>
            <w:r>
              <w:rPr>
                <w:noProof/>
                <w:webHidden/>
              </w:rPr>
              <w:tab/>
            </w:r>
            <w:r>
              <w:rPr>
                <w:noProof/>
                <w:webHidden/>
              </w:rPr>
              <w:fldChar w:fldCharType="begin"/>
            </w:r>
            <w:r>
              <w:rPr>
                <w:noProof/>
                <w:webHidden/>
              </w:rPr>
              <w:instrText xml:space="preserve"> PAGEREF _Toc243368925 \h </w:instrText>
            </w:r>
            <w:r>
              <w:rPr>
                <w:noProof/>
                <w:webHidden/>
              </w:rPr>
            </w:r>
            <w:r>
              <w:rPr>
                <w:noProof/>
                <w:webHidden/>
              </w:rPr>
              <w:fldChar w:fldCharType="separate"/>
            </w:r>
            <w:r>
              <w:rPr>
                <w:noProof/>
                <w:webHidden/>
              </w:rPr>
              <w:t>34</w:t>
            </w:r>
            <w:r>
              <w:rPr>
                <w:noProof/>
                <w:webHidden/>
              </w:rPr>
              <w:fldChar w:fldCharType="end"/>
            </w:r>
          </w:hyperlink>
        </w:p>
        <w:p w14:paraId="59F43E29" w14:textId="47419577" w:rsidR="0067555F" w:rsidRDefault="0067555F">
          <w:pPr>
            <w:pStyle w:val="TDC1"/>
            <w:rPr>
              <w:rFonts w:asciiTheme="minorHAnsi" w:eastAsiaTheme="minorEastAsia" w:hAnsiTheme="minorHAnsi" w:cstheme="minorBidi"/>
              <w:b w:val="0"/>
              <w:bCs w:val="0"/>
              <w:color w:val="auto"/>
              <w:kern w:val="2"/>
              <w:lang w:eastAsia="es-BO"/>
              <w14:ligatures w14:val="standardContextual"/>
            </w:rPr>
          </w:pPr>
          <w:hyperlink w:anchor="_Toc243368926" w:history="1">
            <w:r w:rsidRPr="00EC260E">
              <w:rPr>
                <w:rStyle w:val="Hipervnculo"/>
              </w:rPr>
              <w:t>CAPÍTULO V. PRUEBAS Y RESULTADOS</w:t>
            </w:r>
            <w:r>
              <w:rPr>
                <w:webHidden/>
              </w:rPr>
              <w:tab/>
            </w:r>
            <w:r>
              <w:rPr>
                <w:webHidden/>
              </w:rPr>
              <w:fldChar w:fldCharType="begin"/>
            </w:r>
            <w:r>
              <w:rPr>
                <w:webHidden/>
              </w:rPr>
              <w:instrText xml:space="preserve"> PAGEREF _Toc243368926 \h </w:instrText>
            </w:r>
            <w:r>
              <w:rPr>
                <w:webHidden/>
              </w:rPr>
            </w:r>
            <w:r>
              <w:rPr>
                <w:webHidden/>
              </w:rPr>
              <w:fldChar w:fldCharType="separate"/>
            </w:r>
            <w:r>
              <w:rPr>
                <w:webHidden/>
              </w:rPr>
              <w:t>35</w:t>
            </w:r>
            <w:r>
              <w:rPr>
                <w:webHidden/>
              </w:rPr>
              <w:fldChar w:fldCharType="end"/>
            </w:r>
          </w:hyperlink>
        </w:p>
        <w:p w14:paraId="0A019ED0" w14:textId="0B29DA2A"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27" w:history="1">
            <w:r w:rsidRPr="00EC260E">
              <w:rPr>
                <w:rStyle w:val="Hipervnculo"/>
                <w:noProof/>
              </w:rPr>
              <w:t>5.1. Plan de pruebas</w:t>
            </w:r>
            <w:r>
              <w:rPr>
                <w:noProof/>
                <w:webHidden/>
              </w:rPr>
              <w:tab/>
            </w:r>
            <w:r>
              <w:rPr>
                <w:noProof/>
                <w:webHidden/>
              </w:rPr>
              <w:fldChar w:fldCharType="begin"/>
            </w:r>
            <w:r>
              <w:rPr>
                <w:noProof/>
                <w:webHidden/>
              </w:rPr>
              <w:instrText xml:space="preserve"> PAGEREF _Toc243368927 \h </w:instrText>
            </w:r>
            <w:r>
              <w:rPr>
                <w:noProof/>
                <w:webHidden/>
              </w:rPr>
            </w:r>
            <w:r>
              <w:rPr>
                <w:noProof/>
                <w:webHidden/>
              </w:rPr>
              <w:fldChar w:fldCharType="separate"/>
            </w:r>
            <w:r>
              <w:rPr>
                <w:noProof/>
                <w:webHidden/>
              </w:rPr>
              <w:t>35</w:t>
            </w:r>
            <w:r>
              <w:rPr>
                <w:noProof/>
                <w:webHidden/>
              </w:rPr>
              <w:fldChar w:fldCharType="end"/>
            </w:r>
          </w:hyperlink>
        </w:p>
        <w:p w14:paraId="7B3644F6" w14:textId="1229F2A1"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28" w:history="1">
            <w:r w:rsidRPr="00EC260E">
              <w:rPr>
                <w:rStyle w:val="Hipervnculo"/>
                <w:noProof/>
              </w:rPr>
              <w:t>5.2. Pruebas funcionales</w:t>
            </w:r>
            <w:r>
              <w:rPr>
                <w:noProof/>
                <w:webHidden/>
              </w:rPr>
              <w:tab/>
            </w:r>
            <w:r>
              <w:rPr>
                <w:noProof/>
                <w:webHidden/>
              </w:rPr>
              <w:fldChar w:fldCharType="begin"/>
            </w:r>
            <w:r>
              <w:rPr>
                <w:noProof/>
                <w:webHidden/>
              </w:rPr>
              <w:instrText xml:space="preserve"> PAGEREF _Toc243368928 \h </w:instrText>
            </w:r>
            <w:r>
              <w:rPr>
                <w:noProof/>
                <w:webHidden/>
              </w:rPr>
            </w:r>
            <w:r>
              <w:rPr>
                <w:noProof/>
                <w:webHidden/>
              </w:rPr>
              <w:fldChar w:fldCharType="separate"/>
            </w:r>
            <w:r>
              <w:rPr>
                <w:noProof/>
                <w:webHidden/>
              </w:rPr>
              <w:t>35</w:t>
            </w:r>
            <w:r>
              <w:rPr>
                <w:noProof/>
                <w:webHidden/>
              </w:rPr>
              <w:fldChar w:fldCharType="end"/>
            </w:r>
          </w:hyperlink>
        </w:p>
        <w:p w14:paraId="6C00826E" w14:textId="36A8C7F9"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29" w:history="1">
            <w:r w:rsidRPr="00EC260E">
              <w:rPr>
                <w:rStyle w:val="Hipervnculo"/>
                <w:noProof/>
              </w:rPr>
              <w:t>5.3. Pruebas de integración</w:t>
            </w:r>
            <w:r>
              <w:rPr>
                <w:noProof/>
                <w:webHidden/>
              </w:rPr>
              <w:tab/>
            </w:r>
            <w:r>
              <w:rPr>
                <w:noProof/>
                <w:webHidden/>
              </w:rPr>
              <w:fldChar w:fldCharType="begin"/>
            </w:r>
            <w:r>
              <w:rPr>
                <w:noProof/>
                <w:webHidden/>
              </w:rPr>
              <w:instrText xml:space="preserve"> PAGEREF _Toc243368929 \h </w:instrText>
            </w:r>
            <w:r>
              <w:rPr>
                <w:noProof/>
                <w:webHidden/>
              </w:rPr>
            </w:r>
            <w:r>
              <w:rPr>
                <w:noProof/>
                <w:webHidden/>
              </w:rPr>
              <w:fldChar w:fldCharType="separate"/>
            </w:r>
            <w:r>
              <w:rPr>
                <w:noProof/>
                <w:webHidden/>
              </w:rPr>
              <w:t>35</w:t>
            </w:r>
            <w:r>
              <w:rPr>
                <w:noProof/>
                <w:webHidden/>
              </w:rPr>
              <w:fldChar w:fldCharType="end"/>
            </w:r>
          </w:hyperlink>
        </w:p>
        <w:p w14:paraId="6A98B9E8" w14:textId="6CA0BA6B"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30" w:history="1">
            <w:r w:rsidRPr="00EC260E">
              <w:rPr>
                <w:rStyle w:val="Hipervnculo"/>
                <w:noProof/>
              </w:rPr>
              <w:t>5.4. Corrección de errores</w:t>
            </w:r>
            <w:r>
              <w:rPr>
                <w:noProof/>
                <w:webHidden/>
              </w:rPr>
              <w:tab/>
            </w:r>
            <w:r>
              <w:rPr>
                <w:noProof/>
                <w:webHidden/>
              </w:rPr>
              <w:fldChar w:fldCharType="begin"/>
            </w:r>
            <w:r>
              <w:rPr>
                <w:noProof/>
                <w:webHidden/>
              </w:rPr>
              <w:instrText xml:space="preserve"> PAGEREF _Toc243368930 \h </w:instrText>
            </w:r>
            <w:r>
              <w:rPr>
                <w:noProof/>
                <w:webHidden/>
              </w:rPr>
            </w:r>
            <w:r>
              <w:rPr>
                <w:noProof/>
                <w:webHidden/>
              </w:rPr>
              <w:fldChar w:fldCharType="separate"/>
            </w:r>
            <w:r>
              <w:rPr>
                <w:noProof/>
                <w:webHidden/>
              </w:rPr>
              <w:t>35</w:t>
            </w:r>
            <w:r>
              <w:rPr>
                <w:noProof/>
                <w:webHidden/>
              </w:rPr>
              <w:fldChar w:fldCharType="end"/>
            </w:r>
          </w:hyperlink>
        </w:p>
        <w:p w14:paraId="0020F48B" w14:textId="7A28DFAB"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31" w:history="1">
            <w:r w:rsidRPr="00EC260E">
              <w:rPr>
                <w:rStyle w:val="Hipervnculo"/>
                <w:noProof/>
              </w:rPr>
              <w:t>5.5. Resultados de las pruebas</w:t>
            </w:r>
            <w:r>
              <w:rPr>
                <w:noProof/>
                <w:webHidden/>
              </w:rPr>
              <w:tab/>
            </w:r>
            <w:r>
              <w:rPr>
                <w:noProof/>
                <w:webHidden/>
              </w:rPr>
              <w:fldChar w:fldCharType="begin"/>
            </w:r>
            <w:r>
              <w:rPr>
                <w:noProof/>
                <w:webHidden/>
              </w:rPr>
              <w:instrText xml:space="preserve"> PAGEREF _Toc243368931 \h </w:instrText>
            </w:r>
            <w:r>
              <w:rPr>
                <w:noProof/>
                <w:webHidden/>
              </w:rPr>
            </w:r>
            <w:r>
              <w:rPr>
                <w:noProof/>
                <w:webHidden/>
              </w:rPr>
              <w:fldChar w:fldCharType="separate"/>
            </w:r>
            <w:r>
              <w:rPr>
                <w:noProof/>
                <w:webHidden/>
              </w:rPr>
              <w:t>35</w:t>
            </w:r>
            <w:r>
              <w:rPr>
                <w:noProof/>
                <w:webHidden/>
              </w:rPr>
              <w:fldChar w:fldCharType="end"/>
            </w:r>
          </w:hyperlink>
        </w:p>
        <w:p w14:paraId="0B522442" w14:textId="2A314932"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32" w:history="1">
            <w:r w:rsidRPr="00EC260E">
              <w:rPr>
                <w:rStyle w:val="Hipervnculo"/>
                <w:noProof/>
              </w:rPr>
              <w:t>5.6. Casos de prueba</w:t>
            </w:r>
            <w:r>
              <w:rPr>
                <w:noProof/>
                <w:webHidden/>
              </w:rPr>
              <w:tab/>
            </w:r>
            <w:r>
              <w:rPr>
                <w:noProof/>
                <w:webHidden/>
              </w:rPr>
              <w:fldChar w:fldCharType="begin"/>
            </w:r>
            <w:r>
              <w:rPr>
                <w:noProof/>
                <w:webHidden/>
              </w:rPr>
              <w:instrText xml:space="preserve"> PAGEREF _Toc243368932 \h </w:instrText>
            </w:r>
            <w:r>
              <w:rPr>
                <w:noProof/>
                <w:webHidden/>
              </w:rPr>
            </w:r>
            <w:r>
              <w:rPr>
                <w:noProof/>
                <w:webHidden/>
              </w:rPr>
              <w:fldChar w:fldCharType="separate"/>
            </w:r>
            <w:r>
              <w:rPr>
                <w:noProof/>
                <w:webHidden/>
              </w:rPr>
              <w:t>35</w:t>
            </w:r>
            <w:r>
              <w:rPr>
                <w:noProof/>
                <w:webHidden/>
              </w:rPr>
              <w:fldChar w:fldCharType="end"/>
            </w:r>
          </w:hyperlink>
        </w:p>
        <w:p w14:paraId="6945AE73" w14:textId="6F663490" w:rsidR="0067555F" w:rsidRDefault="0067555F">
          <w:pPr>
            <w:pStyle w:val="TDC1"/>
            <w:rPr>
              <w:rFonts w:asciiTheme="minorHAnsi" w:eastAsiaTheme="minorEastAsia" w:hAnsiTheme="minorHAnsi" w:cstheme="minorBidi"/>
              <w:b w:val="0"/>
              <w:bCs w:val="0"/>
              <w:color w:val="auto"/>
              <w:kern w:val="2"/>
              <w:lang w:eastAsia="es-BO"/>
              <w14:ligatures w14:val="standardContextual"/>
            </w:rPr>
          </w:pPr>
          <w:hyperlink w:anchor="_Toc243368933" w:history="1">
            <w:r w:rsidRPr="00EC260E">
              <w:rPr>
                <w:rStyle w:val="Hipervnculo"/>
              </w:rPr>
              <w:t>CAPÍTULO VI. CONCLUSIONES Y RECOMENDACIONES</w:t>
            </w:r>
            <w:r>
              <w:rPr>
                <w:webHidden/>
              </w:rPr>
              <w:tab/>
            </w:r>
            <w:r>
              <w:rPr>
                <w:webHidden/>
              </w:rPr>
              <w:fldChar w:fldCharType="begin"/>
            </w:r>
            <w:r>
              <w:rPr>
                <w:webHidden/>
              </w:rPr>
              <w:instrText xml:space="preserve"> PAGEREF _Toc243368933 \h </w:instrText>
            </w:r>
            <w:r>
              <w:rPr>
                <w:webHidden/>
              </w:rPr>
            </w:r>
            <w:r>
              <w:rPr>
                <w:webHidden/>
              </w:rPr>
              <w:fldChar w:fldCharType="separate"/>
            </w:r>
            <w:r>
              <w:rPr>
                <w:webHidden/>
              </w:rPr>
              <w:t>36</w:t>
            </w:r>
            <w:r>
              <w:rPr>
                <w:webHidden/>
              </w:rPr>
              <w:fldChar w:fldCharType="end"/>
            </w:r>
          </w:hyperlink>
        </w:p>
        <w:p w14:paraId="31425C04" w14:textId="4BBF0627"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34" w:history="1">
            <w:r w:rsidRPr="00EC260E">
              <w:rPr>
                <w:rStyle w:val="Hipervnculo"/>
                <w:noProof/>
              </w:rPr>
              <w:t>6.1. Conclusiones</w:t>
            </w:r>
            <w:r>
              <w:rPr>
                <w:noProof/>
                <w:webHidden/>
              </w:rPr>
              <w:tab/>
            </w:r>
            <w:r>
              <w:rPr>
                <w:noProof/>
                <w:webHidden/>
              </w:rPr>
              <w:fldChar w:fldCharType="begin"/>
            </w:r>
            <w:r>
              <w:rPr>
                <w:noProof/>
                <w:webHidden/>
              </w:rPr>
              <w:instrText xml:space="preserve"> PAGEREF _Toc243368934 \h </w:instrText>
            </w:r>
            <w:r>
              <w:rPr>
                <w:noProof/>
                <w:webHidden/>
              </w:rPr>
            </w:r>
            <w:r>
              <w:rPr>
                <w:noProof/>
                <w:webHidden/>
              </w:rPr>
              <w:fldChar w:fldCharType="separate"/>
            </w:r>
            <w:r>
              <w:rPr>
                <w:noProof/>
                <w:webHidden/>
              </w:rPr>
              <w:t>36</w:t>
            </w:r>
            <w:r>
              <w:rPr>
                <w:noProof/>
                <w:webHidden/>
              </w:rPr>
              <w:fldChar w:fldCharType="end"/>
            </w:r>
          </w:hyperlink>
        </w:p>
        <w:p w14:paraId="59D0E5BC" w14:textId="30DBA7D7" w:rsidR="0067555F" w:rsidRDefault="0067555F">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368935" w:history="1">
            <w:r w:rsidRPr="00EC260E">
              <w:rPr>
                <w:rStyle w:val="Hipervnculo"/>
                <w:noProof/>
              </w:rPr>
              <w:t>6.2. Recomendaciones</w:t>
            </w:r>
            <w:r>
              <w:rPr>
                <w:noProof/>
                <w:webHidden/>
              </w:rPr>
              <w:tab/>
            </w:r>
            <w:r>
              <w:rPr>
                <w:noProof/>
                <w:webHidden/>
              </w:rPr>
              <w:fldChar w:fldCharType="begin"/>
            </w:r>
            <w:r>
              <w:rPr>
                <w:noProof/>
                <w:webHidden/>
              </w:rPr>
              <w:instrText xml:space="preserve"> PAGEREF _Toc243368935 \h </w:instrText>
            </w:r>
            <w:r>
              <w:rPr>
                <w:noProof/>
                <w:webHidden/>
              </w:rPr>
            </w:r>
            <w:r>
              <w:rPr>
                <w:noProof/>
                <w:webHidden/>
              </w:rPr>
              <w:fldChar w:fldCharType="separate"/>
            </w:r>
            <w:r>
              <w:rPr>
                <w:noProof/>
                <w:webHidden/>
              </w:rPr>
              <w:t>36</w:t>
            </w:r>
            <w:r>
              <w:rPr>
                <w:noProof/>
                <w:webHidden/>
              </w:rPr>
              <w:fldChar w:fldCharType="end"/>
            </w:r>
          </w:hyperlink>
        </w:p>
        <w:p w14:paraId="3E0A46CC" w14:textId="49E02CB5" w:rsidR="0067555F" w:rsidRDefault="0067555F">
          <w:pPr>
            <w:pStyle w:val="TDC1"/>
            <w:rPr>
              <w:rFonts w:asciiTheme="minorHAnsi" w:eastAsiaTheme="minorEastAsia" w:hAnsiTheme="minorHAnsi" w:cstheme="minorBidi"/>
              <w:b w:val="0"/>
              <w:bCs w:val="0"/>
              <w:color w:val="auto"/>
              <w:kern w:val="2"/>
              <w:lang w:eastAsia="es-BO"/>
              <w14:ligatures w14:val="standardContextual"/>
            </w:rPr>
          </w:pPr>
          <w:hyperlink w:anchor="_Toc243368936" w:history="1">
            <w:r w:rsidRPr="00EC260E">
              <w:rPr>
                <w:rStyle w:val="Hipervnculo"/>
              </w:rPr>
              <w:t>7. BIBLIOGRAFÍA</w:t>
            </w:r>
            <w:r>
              <w:rPr>
                <w:webHidden/>
              </w:rPr>
              <w:tab/>
            </w:r>
            <w:r>
              <w:rPr>
                <w:webHidden/>
              </w:rPr>
              <w:fldChar w:fldCharType="begin"/>
            </w:r>
            <w:r>
              <w:rPr>
                <w:webHidden/>
              </w:rPr>
              <w:instrText xml:space="preserve"> PAGEREF _Toc243368936 \h </w:instrText>
            </w:r>
            <w:r>
              <w:rPr>
                <w:webHidden/>
              </w:rPr>
            </w:r>
            <w:r>
              <w:rPr>
                <w:webHidden/>
              </w:rPr>
              <w:fldChar w:fldCharType="separate"/>
            </w:r>
            <w:r>
              <w:rPr>
                <w:webHidden/>
              </w:rPr>
              <w:t>37</w:t>
            </w:r>
            <w:r>
              <w:rPr>
                <w:webHidden/>
              </w:rPr>
              <w:fldChar w:fldCharType="end"/>
            </w:r>
          </w:hyperlink>
        </w:p>
        <w:p w14:paraId="2B4AD05C" w14:textId="3E6B0AE4" w:rsidR="0067555F" w:rsidRDefault="0067555F">
          <w:pPr>
            <w:pStyle w:val="TDC1"/>
            <w:rPr>
              <w:rFonts w:asciiTheme="minorHAnsi" w:eastAsiaTheme="minorEastAsia" w:hAnsiTheme="minorHAnsi" w:cstheme="minorBidi"/>
              <w:b w:val="0"/>
              <w:bCs w:val="0"/>
              <w:color w:val="auto"/>
              <w:kern w:val="2"/>
              <w:lang w:eastAsia="es-BO"/>
              <w14:ligatures w14:val="standardContextual"/>
            </w:rPr>
          </w:pPr>
          <w:hyperlink w:anchor="_Toc243368937" w:history="1">
            <w:r w:rsidRPr="00EC260E">
              <w:rPr>
                <w:rStyle w:val="Hipervnculo"/>
              </w:rPr>
              <w:t>8. ANEXOS</w:t>
            </w:r>
            <w:r>
              <w:rPr>
                <w:webHidden/>
              </w:rPr>
              <w:tab/>
            </w:r>
            <w:r>
              <w:rPr>
                <w:webHidden/>
              </w:rPr>
              <w:fldChar w:fldCharType="begin"/>
            </w:r>
            <w:r>
              <w:rPr>
                <w:webHidden/>
              </w:rPr>
              <w:instrText xml:space="preserve"> PAGEREF _Toc243368937 \h </w:instrText>
            </w:r>
            <w:r>
              <w:rPr>
                <w:webHidden/>
              </w:rPr>
            </w:r>
            <w:r>
              <w:rPr>
                <w:webHidden/>
              </w:rPr>
              <w:fldChar w:fldCharType="separate"/>
            </w:r>
            <w:r>
              <w:rPr>
                <w:webHidden/>
              </w:rPr>
              <w:t>38</w:t>
            </w:r>
            <w:r>
              <w:rPr>
                <w:webHidden/>
              </w:rPr>
              <w:fldChar w:fldCharType="end"/>
            </w:r>
          </w:hyperlink>
        </w:p>
        <w:p w14:paraId="7D0048EB" w14:textId="70282180" w:rsidR="0007607E" w:rsidRPr="00AF5232" w:rsidRDefault="00ED47FA" w:rsidP="0007607E">
          <w:pPr>
            <w:ind w:firstLine="0"/>
          </w:pPr>
          <w:r w:rsidRPr="00AF5232">
            <w:rPr>
              <w:b/>
              <w:bCs/>
            </w:rPr>
            <w:fldChar w:fldCharType="end"/>
          </w:r>
        </w:p>
      </w:sdtContent>
    </w:sdt>
    <w:p w14:paraId="0EFA4773" w14:textId="77777777" w:rsidR="00532305" w:rsidRDefault="00B533B7">
      <w:r>
        <w:br w:type="page"/>
      </w:r>
    </w:p>
    <w:p w14:paraId="3293C5CB" w14:textId="77777777" w:rsidR="00532305" w:rsidRDefault="00B533B7">
      <w:pPr>
        <w:pStyle w:val="CAPITULO"/>
      </w:pPr>
      <w:bookmarkStart w:id="1" w:name="_Toc243368887"/>
      <w:r>
        <w:t>CAPÍTULO I. ASPECTOS GENERALES</w:t>
      </w:r>
      <w:bookmarkEnd w:id="1"/>
    </w:p>
    <w:p w14:paraId="6A17CD5E" w14:textId="77777777" w:rsidR="00532305" w:rsidRDefault="00B533B7">
      <w:pPr>
        <w:pStyle w:val="Titulo11"/>
      </w:pPr>
      <w:bookmarkStart w:id="2" w:name="_Toc243368888"/>
      <w:r>
        <w:t>1.1. Introducción</w:t>
      </w:r>
      <w:bookmarkEnd w:id="2"/>
    </w:p>
    <w:p w14:paraId="2E2E7A13" w14:textId="77777777" w:rsidR="00532305" w:rsidRDefault="00B533B7">
      <w:pPr>
        <w:spacing w:line="276" w:lineRule="auto"/>
        <w:jc w:val="both"/>
      </w:pPr>
      <w:r>
        <w:t>En el primer examen parcial el grupo construyó Violet Boutique (la FashionStore del enunciado), una plataforma inteligente de comercio electrónico para una cadena de tiendas de ropa con varias sucursales. El prototipo cubre 42 casos de uso: catálogo, tallas, colores y temporadas, proveedores, inventario multisucursal, reservas, ventas presenciales y en línea, pagos, vestidor con realidad aumentada, recomendaciones y reportes con inteligencia artificial, y aplicaciones web y móvil. Está desplegado en la nube</w:t>
      </w:r>
      <w:r>
        <w:t xml:space="preserve"> y lo respaldan más de 800 pruebas automatizadas.</w:t>
      </w:r>
    </w:p>
    <w:p w14:paraId="480DE618" w14:textId="77777777" w:rsidR="00532305" w:rsidRDefault="00B533B7">
      <w:pPr>
        <w:spacing w:line="276" w:lineRule="auto"/>
        <w:jc w:val="both"/>
      </w:pPr>
      <w:r>
        <w:t xml:space="preserve">Para el segundo parcial la empresa cambia de modelo de negocio. Ya no quiere usar la plataforma solo para sus propias tiendas, sino </w:t>
      </w:r>
      <w:r>
        <w:rPr>
          <w:b/>
        </w:rPr>
        <w:t>venderla como servicio (SaaS)</w:t>
      </w:r>
      <w:r>
        <w:t xml:space="preserve"> a otras empresas de ropa, que la contratan mediante planes de suscripción. Cada empresa trabaja en su propio entorno lógico y nunca ve los datos de otra.</w:t>
      </w:r>
    </w:p>
    <w:p w14:paraId="58411397" w14:textId="77777777" w:rsidR="00532305" w:rsidRDefault="00B533B7">
      <w:pPr>
        <w:spacing w:line="276" w:lineRule="auto"/>
        <w:jc w:val="both"/>
      </w:pPr>
      <w:r>
        <w:t xml:space="preserve">El cambio trae tres capacidades nuevas. Las tiendas deben seguir vendiendo y reservando </w:t>
      </w:r>
      <w:r>
        <w:rPr>
          <w:b/>
        </w:rPr>
        <w:t>sin conexión a Internet</w:t>
      </w:r>
      <w:r>
        <w:t xml:space="preserve">, desde la web instalada como PWA y desde la aplicación Flutter, y sincronizar después sin duplicar ni perder operaciones. Los usuarios autorizados deben poder pedir </w:t>
      </w:r>
      <w:r>
        <w:rPr>
          <w:b/>
        </w:rPr>
        <w:t>reportes en lenguaje natural</w:t>
      </w:r>
      <w:r>
        <w:t xml:space="preserve">, escrito o por voz, construidos con los datos reales de su empresa. Y se suma un módulo de </w:t>
      </w:r>
      <w:r>
        <w:rPr>
          <w:b/>
        </w:rPr>
        <w:t>analítica con aprendizaje automático</w:t>
      </w:r>
      <w:r>
        <w:t>.</w:t>
      </w:r>
    </w:p>
    <w:p w14:paraId="53995EC5" w14:textId="77777777" w:rsidR="00532305" w:rsidRDefault="00B533B7">
      <w:pPr>
        <w:spacing w:line="276" w:lineRule="auto"/>
        <w:jc w:val="both"/>
      </w:pPr>
      <w:r>
        <w:t xml:space="preserve">El trabajo no parte de cero: evoluciona el prototipo existente. Por eso se aplica </w:t>
      </w:r>
      <w:r>
        <w:rPr>
          <w:b/>
        </w:rPr>
        <w:t>ICONIX</w:t>
      </w:r>
      <w:r>
        <w:t>, un proceso dirigido por casos de uso que mantiene la trazabilidad entre requisitos, análisis, diseño, código y pruebas, concentrado en los requisitos nuevos y en los componentes que cambian.</w:t>
      </w:r>
    </w:p>
    <w:p w14:paraId="3DD5A061" w14:textId="77777777" w:rsidR="00532305" w:rsidRDefault="00B533B7">
      <w:pPr>
        <w:pStyle w:val="Titulo11"/>
      </w:pPr>
      <w:bookmarkStart w:id="3" w:name="_Toc243368889"/>
      <w:r>
        <w:t>1.2. Planteamiento del problema</w:t>
      </w:r>
      <w:bookmarkEnd w:id="3"/>
    </w:p>
    <w:p w14:paraId="477689E5" w14:textId="77777777" w:rsidR="00532305" w:rsidRDefault="00B533B7">
      <w:pPr>
        <w:spacing w:line="276" w:lineRule="auto"/>
        <w:jc w:val="both"/>
      </w:pPr>
      <w:r>
        <w:t>La plataforma del primer parcial resuelve bien la operación de una sola cadena, pero no sirve para el negocio que la empresa quiere ahora. Los problemas concretos son cinco.</w:t>
      </w:r>
    </w:p>
    <w:p w14:paraId="2994FC2C" w14:textId="77777777" w:rsidR="00532305" w:rsidRDefault="00B533B7">
      <w:pPr>
        <w:spacing w:line="276" w:lineRule="auto"/>
        <w:jc w:val="both"/>
      </w:pPr>
      <w:r>
        <w:rPr>
          <w:b/>
        </w:rPr>
        <w:t>Una sola empresa por instalación.</w:t>
      </w:r>
      <w:r>
        <w:t xml:space="preserve"> Todos los datos pertenecen a un único negocio: no existe el concepto de empresa contratante, ni planes, ni suscripciones. Ofrecer el sistema a una segunda empresa obligaría a desplegar otra copia completa, con su propia base y su propio mantenimiento.</w:t>
      </w:r>
    </w:p>
    <w:p w14:paraId="539ADFA0" w14:textId="77777777" w:rsidR="00532305" w:rsidRDefault="00B533B7">
      <w:pPr>
        <w:spacing w:line="276" w:lineRule="auto"/>
        <w:jc w:val="both"/>
      </w:pPr>
      <w:r>
        <w:rPr>
          <w:b/>
        </w:rPr>
        <w:t>Sin aislamiento entre clientes del servicio.</w:t>
      </w:r>
      <w:r>
        <w:t xml:space="preserve"> Si varias empresas compartieran la base actual, nada en el backend impediría que el usuario de una consulte o modifique los datos de otra. Ocultar opciones en la interfaz no basta: la restricción tiene que estar en el servidor y en la base.</w:t>
      </w:r>
    </w:p>
    <w:p w14:paraId="7781ED70" w14:textId="77777777" w:rsidR="00532305" w:rsidRDefault="00B533B7">
      <w:pPr>
        <w:spacing w:line="276" w:lineRule="auto"/>
        <w:jc w:val="both"/>
      </w:pPr>
      <w:r>
        <w:rPr>
          <w:b/>
        </w:rPr>
        <w:t>Dependencia total de Internet.</w:t>
      </w:r>
      <w:r>
        <w:t xml:space="preserve"> Cuando una tienda pierde la conexión, la caja deja de vender y de reservar. La web y el móvil consultan siempre al servidor y no guardan nada localmente, así que una caída de red significa ventas perdidas.</w:t>
      </w:r>
    </w:p>
    <w:p w14:paraId="4E7EEC9B" w14:textId="77777777" w:rsidR="00532305" w:rsidRDefault="00B533B7">
      <w:pPr>
        <w:spacing w:line="276" w:lineRule="auto"/>
        <w:jc w:val="both"/>
      </w:pPr>
      <w:r>
        <w:rPr>
          <w:b/>
        </w:rPr>
        <w:t>Reportes rígidos.</w:t>
      </w:r>
      <w:r>
        <w:t xml:space="preserve"> Los reportes de gestión existentes tienen filtros fijos. Un administrador que necesita una pregunta distinta, por ejemplo comparar sucursales en los últimos tres meses, depende de que alguien programe un reporte nuevo.</w:t>
      </w:r>
    </w:p>
    <w:p w14:paraId="7647C727" w14:textId="77777777" w:rsidR="00532305" w:rsidRDefault="00B533B7">
      <w:pPr>
        <w:spacing w:line="276" w:lineRule="auto"/>
        <w:jc w:val="both"/>
      </w:pPr>
      <w:r>
        <w:rPr>
          <w:b/>
        </w:rPr>
        <w:t>Procesos que todavía son manuales.</w:t>
      </w:r>
      <w:r>
        <w:t xml:space="preserve"> Los cambios de prenda solo se hacen en caja; el cliente que compró en línea no puede pedirlos. Las sucursales no tienen forma de pedirse mercadería entre sí. Y el vestidor virtual acomoda la prenda al cuerpo sin importar la talla, de modo que no ayuda a elegir la talla correcta.</w:t>
      </w:r>
    </w:p>
    <w:p w14:paraId="3AB022FF" w14:textId="77777777" w:rsidR="00532305" w:rsidRDefault="00B533B7">
      <w:pPr>
        <w:pStyle w:val="Titulo11"/>
      </w:pPr>
      <w:bookmarkStart w:id="4" w:name="_Toc243368890"/>
      <w:r>
        <w:t>1.3. Objetivos del proyecto</w:t>
      </w:r>
      <w:bookmarkEnd w:id="4"/>
    </w:p>
    <w:p w14:paraId="123B65FC" w14:textId="77777777" w:rsidR="00532305" w:rsidRDefault="00B533B7">
      <w:pPr>
        <w:pStyle w:val="Titulo2"/>
      </w:pPr>
      <w:bookmarkStart w:id="5" w:name="_Toc243368891"/>
      <w:r>
        <w:t>1.3.1. Objetivo general</w:t>
      </w:r>
      <w:bookmarkEnd w:id="5"/>
    </w:p>
    <w:p w14:paraId="0BC423C1" w14:textId="77777777" w:rsidR="00532305" w:rsidRDefault="00B533B7">
      <w:pPr>
        <w:spacing w:line="276" w:lineRule="auto"/>
        <w:jc w:val="both"/>
      </w:pPr>
      <w:r>
        <w:t xml:space="preserve">Evolucionar Violet Boutique hacia una plataforma de comercio electrónico </w:t>
      </w:r>
      <w:r>
        <w:rPr>
          <w:b/>
        </w:rPr>
        <w:t>SaaS multitenant</w:t>
      </w:r>
      <w:r>
        <w:t>, con planes de suscripción, aplicación web progresiva, operación offline en web y móvil, sincronización de datos y reportes generativos con inteligencia artificial, aplicando la metodología ICONIX y manteniendo la coherencia entre los modelos UML 2.5+ y la implementación.</w:t>
      </w:r>
    </w:p>
    <w:p w14:paraId="7E9C6738" w14:textId="77777777" w:rsidR="00532305" w:rsidRDefault="00B533B7">
      <w:pPr>
        <w:pStyle w:val="Titulo2"/>
      </w:pPr>
      <w:bookmarkStart w:id="6" w:name="_Toc243368892"/>
      <w:r>
        <w:t>1.3.2. Objetivos específicos</w:t>
      </w:r>
      <w:bookmarkEnd w:id="6"/>
    </w:p>
    <w:p w14:paraId="5130D3D1" w14:textId="77777777" w:rsidR="00532305" w:rsidRDefault="00B533B7" w:rsidP="00B533B7">
      <w:pPr>
        <w:pStyle w:val="Prrafodelista"/>
        <w:numPr>
          <w:ilvl w:val="0"/>
          <w:numId w:val="3"/>
        </w:numPr>
        <w:spacing w:line="276" w:lineRule="auto"/>
        <w:jc w:val="both"/>
      </w:pPr>
      <w:r>
        <w:t>Recolectar los requerimientos del nuevo sistema a partir del enunciado, de lo pedido por la docente en clase y del funcionamiento actual de Violet Boutique.</w:t>
      </w:r>
    </w:p>
    <w:p w14:paraId="593AD829" w14:textId="77777777" w:rsidR="00532305" w:rsidRDefault="00B533B7" w:rsidP="00B533B7">
      <w:pPr>
        <w:pStyle w:val="Prrafodelista"/>
        <w:numPr>
          <w:ilvl w:val="0"/>
          <w:numId w:val="3"/>
        </w:numPr>
        <w:spacing w:line="276" w:lineRule="auto"/>
        <w:jc w:val="both"/>
      </w:pPr>
      <w:r>
        <w:t>Especificar los requisitos funcionales y no funcionales y asociar cada uno a un caso de uso, como pide ICONIX.</w:t>
      </w:r>
    </w:p>
    <w:p w14:paraId="41837190" w14:textId="77777777" w:rsidR="00532305" w:rsidRDefault="00B533B7" w:rsidP="00B533B7">
      <w:pPr>
        <w:pStyle w:val="Prrafodelista"/>
        <w:numPr>
          <w:ilvl w:val="0"/>
          <w:numId w:val="3"/>
        </w:numPr>
        <w:spacing w:line="276" w:lineRule="auto"/>
        <w:jc w:val="both"/>
      </w:pPr>
      <w:r>
        <w:t>Elaborar el modelo de dominio y los diagramas de robustez de los casos de uso nuevos y de los que se modifican.</w:t>
      </w:r>
    </w:p>
    <w:p w14:paraId="6AA884E4" w14:textId="77777777" w:rsidR="00532305" w:rsidRDefault="00B533B7" w:rsidP="00B533B7">
      <w:pPr>
        <w:pStyle w:val="Prrafodelista"/>
        <w:numPr>
          <w:ilvl w:val="0"/>
          <w:numId w:val="3"/>
        </w:numPr>
        <w:spacing w:line="276" w:lineRule="auto"/>
        <w:jc w:val="both"/>
      </w:pPr>
      <w:r>
        <w:t>Diseñar los diagramas de secuencia y refinar el diagrama de clases hasta el nivel de implementación.</w:t>
      </w:r>
    </w:p>
    <w:p w14:paraId="5DFF0807" w14:textId="77777777" w:rsidR="00532305" w:rsidRDefault="00B533B7" w:rsidP="00B533B7">
      <w:pPr>
        <w:pStyle w:val="Prrafodelista"/>
        <w:numPr>
          <w:ilvl w:val="0"/>
          <w:numId w:val="3"/>
        </w:numPr>
        <w:spacing w:line="276" w:lineRule="auto"/>
        <w:jc w:val="both"/>
      </w:pPr>
      <w:r>
        <w:t>Diseñar el modelo de datos multitenant, con la empresa en cada tabla del tenant y Row Level Security en PostgreSQL, para garantizar el aislamiento entre empresas.</w:t>
      </w:r>
    </w:p>
    <w:p w14:paraId="1BE3CF49" w14:textId="77777777" w:rsidR="00532305" w:rsidRDefault="00B533B7" w:rsidP="00B533B7">
      <w:pPr>
        <w:pStyle w:val="Prrafodelista"/>
        <w:numPr>
          <w:ilvl w:val="0"/>
          <w:numId w:val="3"/>
        </w:numPr>
        <w:spacing w:line="276" w:lineRule="auto"/>
        <w:jc w:val="both"/>
      </w:pPr>
      <w:r>
        <w:t>Diseñar un contrato de sincronización común para la PWA y Flutter, con un identificador único y un estado por operación.</w:t>
      </w:r>
    </w:p>
    <w:p w14:paraId="0D93D5BA" w14:textId="77777777" w:rsidR="00532305" w:rsidRDefault="00B533B7" w:rsidP="00B533B7">
      <w:pPr>
        <w:pStyle w:val="Prrafodelista"/>
        <w:numPr>
          <w:ilvl w:val="0"/>
          <w:numId w:val="3"/>
        </w:numPr>
        <w:spacing w:line="276" w:lineRule="auto"/>
        <w:jc w:val="both"/>
      </w:pPr>
      <w:r>
        <w:t>Implementar el registro de empresas, los planes de suscripción y el control de límites y funciones en el backend.</w:t>
      </w:r>
    </w:p>
    <w:p w14:paraId="7B7AE881" w14:textId="77777777" w:rsidR="00532305" w:rsidRDefault="00B533B7" w:rsidP="00B533B7">
      <w:pPr>
        <w:pStyle w:val="Prrafodelista"/>
        <w:numPr>
          <w:ilvl w:val="0"/>
          <w:numId w:val="3"/>
        </w:numPr>
        <w:spacing w:line="276" w:lineRule="auto"/>
        <w:jc w:val="both"/>
      </w:pPr>
      <w:r>
        <w:t>Evolucionar la aplicación Angular hacia una Progressive Web App (PWA) con persistencia en IndexedDB y operación offline.</w:t>
      </w:r>
    </w:p>
    <w:p w14:paraId="353695F3" w14:textId="77777777" w:rsidR="00532305" w:rsidRDefault="00B533B7" w:rsidP="00B533B7">
      <w:pPr>
        <w:pStyle w:val="Prrafodelista"/>
        <w:numPr>
          <w:ilvl w:val="0"/>
          <w:numId w:val="3"/>
        </w:numPr>
        <w:spacing w:line="276" w:lineRule="auto"/>
        <w:jc w:val="both"/>
      </w:pPr>
      <w:r>
        <w:t>Incorporar SQLite en la aplicación Flutter para registrar reservas y ventas sin conexión.</w:t>
      </w:r>
    </w:p>
    <w:p w14:paraId="0A235323" w14:textId="77777777" w:rsidR="00532305" w:rsidRDefault="00B533B7" w:rsidP="00B533B7">
      <w:pPr>
        <w:pStyle w:val="Prrafodelista"/>
        <w:numPr>
          <w:ilvl w:val="0"/>
          <w:numId w:val="3"/>
        </w:numPr>
        <w:spacing w:line="276" w:lineRule="auto"/>
        <w:jc w:val="both"/>
      </w:pPr>
      <w:r>
        <w:t>Implementar la sincronización de las operaciones pendientes, con reintentos, sin duplicados y con la detección y resolución de los conflictos de inventario.</w:t>
      </w:r>
    </w:p>
    <w:p w14:paraId="0839209D" w14:textId="77777777" w:rsidR="00532305" w:rsidRDefault="00B533B7" w:rsidP="00B533B7">
      <w:pPr>
        <w:pStyle w:val="Prrafodelista"/>
        <w:numPr>
          <w:ilvl w:val="0"/>
          <w:numId w:val="3"/>
        </w:numPr>
        <w:spacing w:line="276" w:lineRule="auto"/>
        <w:jc w:val="both"/>
      </w:pPr>
      <w:r>
        <w:t>Incorporar reportes generativos con inteligencia artificial, pedidos por texto o por voz y resueltos con consultas controladas por el backend.</w:t>
      </w:r>
    </w:p>
    <w:p w14:paraId="12A4D1AC" w14:textId="77777777" w:rsidR="00532305" w:rsidRDefault="00B533B7" w:rsidP="00B533B7">
      <w:pPr>
        <w:pStyle w:val="Prrafodelista"/>
        <w:numPr>
          <w:ilvl w:val="0"/>
          <w:numId w:val="3"/>
        </w:numPr>
        <w:spacing w:line="276" w:lineRule="auto"/>
        <w:jc w:val="both"/>
      </w:pPr>
      <w:r>
        <w:t>Desarrollar un módulo de analítica con un modelo supervisado y uno no supervisado, con su dashboard.</w:t>
      </w:r>
    </w:p>
    <w:p w14:paraId="580C7485" w14:textId="77777777" w:rsidR="00532305" w:rsidRDefault="00B533B7" w:rsidP="00B533B7">
      <w:pPr>
        <w:pStyle w:val="Prrafodelista"/>
        <w:numPr>
          <w:ilvl w:val="0"/>
          <w:numId w:val="3"/>
        </w:numPr>
        <w:spacing w:line="276" w:lineRule="auto"/>
        <w:jc w:val="both"/>
      </w:pPr>
      <w:r>
        <w:t>Implementar las devoluciones vía web pedidas en clase y los aportes propios del grupo: traspasos entre sucursales y un probador virtual que distinga tallas.</w:t>
      </w:r>
    </w:p>
    <w:p w14:paraId="70DF05A1" w14:textId="77777777" w:rsidR="00532305" w:rsidRDefault="00B533B7" w:rsidP="00B533B7">
      <w:pPr>
        <w:pStyle w:val="Prrafodelista"/>
        <w:numPr>
          <w:ilvl w:val="0"/>
          <w:numId w:val="3"/>
        </w:numPr>
        <w:spacing w:line="276" w:lineRule="auto"/>
        <w:jc w:val="both"/>
      </w:pPr>
      <w:r>
        <w:t>Verificar el sistema con pruebas funcionales, de integración y de reglas críticas de negocio, incluido el aislamiento entre empresas.</w:t>
      </w:r>
    </w:p>
    <w:p w14:paraId="36E7E03C" w14:textId="77777777" w:rsidR="00532305" w:rsidRDefault="00B533B7" w:rsidP="00B533B7">
      <w:pPr>
        <w:pStyle w:val="Prrafodelista"/>
        <w:numPr>
          <w:ilvl w:val="0"/>
          <w:numId w:val="3"/>
        </w:numPr>
        <w:spacing w:line="276" w:lineRule="auto"/>
        <w:jc w:val="both"/>
      </w:pPr>
      <w:r>
        <w:t>Desplegar la nueva versión en la nube con empresas de prueba independientes, una por cada plan.</w:t>
      </w:r>
    </w:p>
    <w:p w14:paraId="78922341" w14:textId="77777777" w:rsidR="00532305" w:rsidRDefault="00B533B7" w:rsidP="00B533B7">
      <w:pPr>
        <w:pStyle w:val="Prrafodelista"/>
        <w:numPr>
          <w:ilvl w:val="0"/>
          <w:numId w:val="3"/>
        </w:numPr>
        <w:spacing w:line="276" w:lineRule="auto"/>
        <w:jc w:val="both"/>
      </w:pPr>
      <w:r>
        <w:t>Actualizar la documentación técnica y los modelos UML 2.5+ para que reflejen el software construido.</w:t>
      </w:r>
    </w:p>
    <w:p w14:paraId="195F5D11" w14:textId="77777777" w:rsidR="00532305" w:rsidRDefault="00B533B7">
      <w:pPr>
        <w:pStyle w:val="Titulo11"/>
      </w:pPr>
      <w:bookmarkStart w:id="7" w:name="_Toc243368893"/>
      <w:r>
        <w:t>1.4. Justificación</w:t>
      </w:r>
      <w:bookmarkEnd w:id="7"/>
    </w:p>
    <w:p w14:paraId="7A8210BE" w14:textId="77777777" w:rsidR="00532305" w:rsidRDefault="00B533B7">
      <w:pPr>
        <w:spacing w:line="276" w:lineRule="auto"/>
        <w:jc w:val="both"/>
      </w:pPr>
      <w:r>
        <w:rPr>
          <w:b/>
        </w:rPr>
        <w:t>Justificación económica.</w:t>
      </w:r>
      <w:r>
        <w:t xml:space="preserve"> Vender la plataforma como servicio convierte un desarrollo hecho para una sola cadena en un producto con ingresos recurrentes. Una única instalación atiende a muchas empresas, y los planes permiten cobrar más a quien usa más sucursales o funciones avanzadas.</w:t>
      </w:r>
    </w:p>
    <w:p w14:paraId="6AC9325F" w14:textId="77777777" w:rsidR="00532305" w:rsidRDefault="00B533B7">
      <w:pPr>
        <w:spacing w:line="276" w:lineRule="auto"/>
        <w:jc w:val="both"/>
      </w:pPr>
      <w:r>
        <w:rPr>
          <w:b/>
        </w:rPr>
        <w:t>Justificación operativa.</w:t>
      </w:r>
      <w:r>
        <w:t xml:space="preserve"> En Bolivia la conexión a Internet de un local comercial no es confiable. Poder vender y reservar sin conexión evita perder ventas durante un corte, y la sincronización posterior mantiene el inventario central correcto.</w:t>
      </w:r>
    </w:p>
    <w:p w14:paraId="439E4F56" w14:textId="77777777" w:rsidR="00532305" w:rsidRDefault="00B533B7">
      <w:pPr>
        <w:spacing w:line="276" w:lineRule="auto"/>
        <w:jc w:val="both"/>
      </w:pPr>
      <w:r>
        <w:rPr>
          <w:b/>
        </w:rPr>
        <w:t>Justificación técnica.</w:t>
      </w:r>
      <w:r>
        <w:t xml:space="preserve"> El multitenant con una base compartida y aislamiento lógico es el modelo más barato de operar a esta escala. PostgreSQL ofrece seguridad a nivel de fila (Row Level Security) para que el aislamiento lo garantice la propia base y no solo el código.</w:t>
      </w:r>
    </w:p>
    <w:p w14:paraId="2B567494" w14:textId="77777777" w:rsidR="00532305" w:rsidRDefault="00B533B7">
      <w:pPr>
        <w:spacing w:line="276" w:lineRule="auto"/>
        <w:jc w:val="both"/>
      </w:pPr>
      <w:r>
        <w:rPr>
          <w:b/>
        </w:rPr>
        <w:t>Justificación para la toma de decisiones.</w:t>
      </w:r>
      <w:r>
        <w:t xml:space="preserve"> Los reportes en lenguaje natural ponen la información en manos de quien decide, sin pasar por un programador. La analítica con aprendizaje automático agrega predicciones y patrones que un reporte convencional no muestra.</w:t>
      </w:r>
    </w:p>
    <w:p w14:paraId="2EC31F8B" w14:textId="77777777" w:rsidR="00532305" w:rsidRDefault="00B533B7">
      <w:pPr>
        <w:spacing w:line="276" w:lineRule="auto"/>
        <w:jc w:val="both"/>
      </w:pPr>
      <w:r>
        <w:rPr>
          <w:b/>
        </w:rPr>
        <w:t>Justificación académica.</w:t>
      </w:r>
      <w:r>
        <w:t xml:space="preserve"> El proyecto obliga a aplicar ICONIX sobre un sistema real que ya funciona, con la exigencia de que cada requisito llegue, por trazabilidad, hasta el código y la prueba que lo verifica.</w:t>
      </w:r>
    </w:p>
    <w:p w14:paraId="0E9DDFCE" w14:textId="77777777" w:rsidR="00532305" w:rsidRDefault="00B533B7">
      <w:pPr>
        <w:pStyle w:val="Titulo11"/>
      </w:pPr>
      <w:bookmarkStart w:id="8" w:name="_Toc243368894"/>
      <w:r>
        <w:t>1.5. Alcance y limitaciones</w:t>
      </w:r>
      <w:bookmarkEnd w:id="8"/>
    </w:p>
    <w:p w14:paraId="599FA02D" w14:textId="77777777" w:rsidR="00532305" w:rsidRDefault="00B533B7">
      <w:pPr>
        <w:pStyle w:val="Titulo2"/>
      </w:pPr>
      <w:bookmarkStart w:id="9" w:name="_Toc243368895"/>
      <w:r>
        <w:t>1.5.1. Alcance</w:t>
      </w:r>
      <w:bookmarkEnd w:id="9"/>
    </w:p>
    <w:p w14:paraId="5BD0BCFB" w14:textId="77777777" w:rsidR="00532305" w:rsidRDefault="00B533B7">
      <w:pPr>
        <w:spacing w:line="276" w:lineRule="auto"/>
        <w:jc w:val="both"/>
      </w:pPr>
      <w:r>
        <w:t>Se conserva todo lo construido en el primer parcial, incluidos la realidad aumentada y el comercio electrónico. Sobre esa base se agregan los siguientes módulos.</w:t>
      </w:r>
    </w:p>
    <w:p w14:paraId="71EED2D4" w14:textId="77777777" w:rsidR="00532305" w:rsidRDefault="00B533B7">
      <w:pPr>
        <w:spacing w:line="276" w:lineRule="auto"/>
        <w:jc w:val="both"/>
      </w:pPr>
      <w:r>
        <w:rPr>
          <w:b/>
        </w:rPr>
        <w:t>Módulo 1 — Plataforma SaaS.</w:t>
      </w:r>
      <w:r>
        <w:t xml:space="preserve"> Registro de empresas contratantes, administrador por empresa, asociación de usuarios y sucursales, y un administrador de la plataforma por encima de todas.</w:t>
      </w:r>
    </w:p>
    <w:p w14:paraId="721B1390" w14:textId="77777777" w:rsidR="00532305" w:rsidRDefault="00B533B7">
      <w:pPr>
        <w:spacing w:line="276" w:lineRule="auto"/>
        <w:jc w:val="both"/>
      </w:pPr>
      <w:r>
        <w:rPr>
          <w:b/>
        </w:rPr>
        <w:t>Módulo 2 — Planes y suscripciones.</w:t>
      </w:r>
      <w:r>
        <w:t xml:space="preserve"> Planes Básico, Profesional y Empresarial con límites y funciones configurables desde el backend; asignación, cambio, renovación y suspensión de la suscripción, con el cobro simulado.</w:t>
      </w:r>
    </w:p>
    <w:p w14:paraId="13CA6198" w14:textId="77777777" w:rsidR="00532305" w:rsidRDefault="00B533B7">
      <w:pPr>
        <w:spacing w:line="276" w:lineRule="auto"/>
        <w:jc w:val="both"/>
      </w:pPr>
      <w:r>
        <w:rPr>
          <w:b/>
        </w:rPr>
        <w:t>Módulo 3 — Aislamiento multitenant.</w:t>
      </w:r>
      <w:r>
        <w:t xml:space="preserve"> Cada tabla del tenant lleva la empresa, y la base aplica Row Level Security. Al menos dos empresas de prueba independientes demuestran que no hay acceso cruzado.</w:t>
      </w:r>
    </w:p>
    <w:p w14:paraId="560EB572" w14:textId="77777777" w:rsidR="00532305" w:rsidRDefault="00B533B7">
      <w:pPr>
        <w:spacing w:line="276" w:lineRule="auto"/>
        <w:jc w:val="both"/>
      </w:pPr>
      <w:r>
        <w:rPr>
          <w:b/>
        </w:rPr>
        <w:t>Módulo 4 — PWA offline.</w:t>
      </w:r>
      <w:r>
        <w:t xml:space="preserve"> La aplicación Angular se instala, guarda en IndexedDB el catálogo y las operaciones, y registra reservas y ventas de contado sin conexión.</w:t>
      </w:r>
    </w:p>
    <w:p w14:paraId="0D53BD38" w14:textId="77777777" w:rsidR="00532305" w:rsidRDefault="00B533B7">
      <w:pPr>
        <w:spacing w:line="276" w:lineRule="auto"/>
        <w:jc w:val="both"/>
      </w:pPr>
      <w:r>
        <w:rPr>
          <w:b/>
        </w:rPr>
        <w:t>Módulo 5 — Móvil offline.</w:t>
      </w:r>
      <w:r>
        <w:t xml:space="preserve"> La aplicación Flutter guarda en SQLite un subconjunto del catálogo, la sucursal autorizada, los clientes mínimos y las operaciones pendientes.</w:t>
      </w:r>
    </w:p>
    <w:p w14:paraId="608EC8E9" w14:textId="77777777" w:rsidR="00532305" w:rsidRDefault="00B533B7">
      <w:pPr>
        <w:spacing w:line="276" w:lineRule="auto"/>
        <w:jc w:val="both"/>
      </w:pPr>
      <w:r>
        <w:rPr>
          <w:b/>
        </w:rPr>
        <w:t>Módulo 6 — Sincronización.</w:t>
      </w:r>
      <w:r>
        <w:t xml:space="preserve"> Un contrato común para la PWA y Flutter: cada operación lleva un identificador único y un estado (local, enviada, confirmada, rechazada o en conflicto), con reintentos y sin duplicados.</w:t>
      </w:r>
    </w:p>
    <w:p w14:paraId="60BE7BFE" w14:textId="77777777" w:rsidR="00532305" w:rsidRDefault="00B533B7">
      <w:pPr>
        <w:spacing w:line="276" w:lineRule="auto"/>
        <w:jc w:val="both"/>
      </w:pPr>
      <w:r>
        <w:rPr>
          <w:b/>
        </w:rPr>
        <w:t>Módulo 7 — Ventas offline y cambios de prenda.</w:t>
      </w:r>
      <w:r>
        <w:t xml:space="preserve"> El servidor confirma o rechaza cada venta offline contra el inventario central, y se gestionan los cambios de prenda dentro de un plazo.</w:t>
      </w:r>
    </w:p>
    <w:p w14:paraId="06A7A7F4" w14:textId="77777777" w:rsidR="00532305" w:rsidRDefault="00B533B7">
      <w:pPr>
        <w:spacing w:line="276" w:lineRule="auto"/>
        <w:jc w:val="both"/>
      </w:pPr>
      <w:r>
        <w:rPr>
          <w:b/>
        </w:rPr>
        <w:t>Módulo 8 — Reportes generativos.</w:t>
      </w:r>
      <w:r>
        <w:t xml:space="preserve"> Pedidos en lenguaje natural, escritos o por voz, interpretados por un modelo de IA y resueltos con consultas controladas por el backend; resultado en tabla o gráfico, exportable a Excel y PDF. Se demuestran al menos cuatro tipos de reporte.</w:t>
      </w:r>
    </w:p>
    <w:p w14:paraId="68E2E599" w14:textId="77777777" w:rsidR="00532305" w:rsidRDefault="00B533B7">
      <w:pPr>
        <w:spacing w:line="276" w:lineRule="auto"/>
        <w:jc w:val="both"/>
      </w:pPr>
      <w:r>
        <w:rPr>
          <w:b/>
        </w:rPr>
        <w:t>Módulo 9 — Analítica con aprendizaje automático.</w:t>
      </w:r>
      <w:r>
        <w:t xml:space="preserve"> Datos sintéticos, un modelo supervisado, uno no supervisado, sus métricas y un dashboard analítico.</w:t>
      </w:r>
    </w:p>
    <w:p w14:paraId="638F13FE" w14:textId="77777777" w:rsidR="00532305" w:rsidRDefault="00B533B7">
      <w:pPr>
        <w:spacing w:line="276" w:lineRule="auto"/>
        <w:jc w:val="both"/>
      </w:pPr>
      <w:r>
        <w:rPr>
          <w:b/>
        </w:rPr>
        <w:t>Módulo 10 — Devoluciones vía web.</w:t>
      </w:r>
      <w:r>
        <w:t xml:space="preserve"> Pedido de la docente en clase: el cliente solicita el cambio o la devolución desde la tienda en línea, dentro de una ventana configurable por empresa, y el inventario registra notas de devolución que se ven en los reportes.</w:t>
      </w:r>
    </w:p>
    <w:p w14:paraId="02FEE951" w14:textId="77777777" w:rsidR="00532305" w:rsidRDefault="00B533B7">
      <w:pPr>
        <w:spacing w:line="276" w:lineRule="auto"/>
        <w:jc w:val="both"/>
      </w:pPr>
      <w:r>
        <w:rPr>
          <w:b/>
        </w:rPr>
        <w:t>Módulo 11 — Aportes propios.</w:t>
      </w:r>
      <w:r>
        <w:t xml:space="preserve"> Traspasos entre sucursales por pedido, sugeridos por las prendas más vendidas; un probador virtual que dibuja la prenda con sus medidas reales y sugiere la talla; la contratación de un plan desde la web; la marca de cada empresa en su tienda; la cuenta única del cliente; y la exportación de los datos de la empresa.</w:t>
      </w:r>
    </w:p>
    <w:p w14:paraId="08498D70" w14:textId="77777777" w:rsidR="00532305" w:rsidRDefault="00B533B7">
      <w:pPr>
        <w:pStyle w:val="Titulo2"/>
      </w:pPr>
      <w:bookmarkStart w:id="10" w:name="_Toc243368896"/>
      <w:r>
        <w:t>1.5.2. Limitaciones</w:t>
      </w:r>
      <w:bookmarkEnd w:id="10"/>
    </w:p>
    <w:p w14:paraId="08C3C055" w14:textId="77777777" w:rsidR="00532305" w:rsidRDefault="00B533B7" w:rsidP="00B533B7">
      <w:pPr>
        <w:pStyle w:val="Prrafodelista"/>
        <w:numPr>
          <w:ilvl w:val="0"/>
          <w:numId w:val="2"/>
        </w:numPr>
        <w:spacing w:line="276" w:lineRule="auto"/>
        <w:jc w:val="both"/>
      </w:pPr>
      <w:r>
        <w:t>El cobro de las suscripciones se simula: no hay cobro recurrente real ni integración con plataformas de facturación SaaS.</w:t>
      </w:r>
    </w:p>
    <w:p w14:paraId="58B641A7" w14:textId="77777777" w:rsidR="00532305" w:rsidRDefault="00B533B7" w:rsidP="00B533B7">
      <w:pPr>
        <w:pStyle w:val="Prrafodelista"/>
        <w:numPr>
          <w:ilvl w:val="0"/>
          <w:numId w:val="2"/>
        </w:numPr>
        <w:spacing w:line="276" w:lineRule="auto"/>
        <w:jc w:val="both"/>
      </w:pPr>
      <w:r>
        <w:t>Las ventas offline son solo de contado; el pago electrónico requiere conexión.</w:t>
      </w:r>
    </w:p>
    <w:p w14:paraId="63018ADF" w14:textId="77777777" w:rsidR="00532305" w:rsidRDefault="00B533B7" w:rsidP="00B533B7">
      <w:pPr>
        <w:pStyle w:val="Prrafodelista"/>
        <w:numPr>
          <w:ilvl w:val="0"/>
          <w:numId w:val="2"/>
        </w:numPr>
        <w:spacing w:line="276" w:lineRule="auto"/>
        <w:jc w:val="both"/>
      </w:pPr>
      <w:r>
        <w:t>Los límites de los planes son valores de prototipo académico, configurables desde el backend.</w:t>
      </w:r>
    </w:p>
    <w:p w14:paraId="4D3972D7" w14:textId="77777777" w:rsidR="00532305" w:rsidRDefault="00B533B7" w:rsidP="00B533B7">
      <w:pPr>
        <w:pStyle w:val="Prrafodelista"/>
        <w:numPr>
          <w:ilvl w:val="0"/>
          <w:numId w:val="2"/>
        </w:numPr>
        <w:spacing w:line="276" w:lineRule="auto"/>
        <w:jc w:val="both"/>
      </w:pPr>
      <w:r>
        <w:t>La inteligencia artificial usa un modelo gratuito consumido por API (Gemini); no se entrena ni aloja un modelo propio, porque el servidor en la nube no tiene GPU.</w:t>
      </w:r>
    </w:p>
    <w:p w14:paraId="2FF7762D" w14:textId="77777777" w:rsidR="00532305" w:rsidRDefault="00B533B7" w:rsidP="00B533B7">
      <w:pPr>
        <w:pStyle w:val="Prrafodelista"/>
        <w:numPr>
          <w:ilvl w:val="0"/>
          <w:numId w:val="2"/>
        </w:numPr>
        <w:spacing w:line="276" w:lineRule="auto"/>
        <w:jc w:val="both"/>
      </w:pPr>
      <w:r>
        <w:t>Los modelos de aprendizaje automático se entrenan con datos sintéticos, no con historia real de varias empresas.</w:t>
      </w:r>
    </w:p>
    <w:p w14:paraId="437D6E8B" w14:textId="77777777" w:rsidR="00532305" w:rsidRDefault="00B533B7" w:rsidP="00B533B7">
      <w:pPr>
        <w:pStyle w:val="Prrafodelista"/>
        <w:numPr>
          <w:ilvl w:val="0"/>
          <w:numId w:val="2"/>
        </w:numPr>
        <w:spacing w:line="276" w:lineRule="auto"/>
        <w:jc w:val="both"/>
      </w:pPr>
      <w:r>
        <w:t>La foto realista del probador con IA y los reportes con IA tienen un cupo mensual por plan, para acotar el costo.</w:t>
      </w:r>
    </w:p>
    <w:p w14:paraId="3E06AE4D" w14:textId="77777777" w:rsidR="00532305" w:rsidRDefault="00B533B7" w:rsidP="00B533B7">
      <w:pPr>
        <w:pStyle w:val="Prrafodelista"/>
        <w:numPr>
          <w:ilvl w:val="0"/>
          <w:numId w:val="2"/>
        </w:numPr>
        <w:spacing w:line="276" w:lineRule="auto"/>
        <w:jc w:val="both"/>
      </w:pPr>
      <w:r>
        <w:t>La aplicación móvil se prueba en Android; no se publica en las tiendas de aplicaciones.</w:t>
      </w:r>
    </w:p>
    <w:p w14:paraId="215997B7" w14:textId="77777777" w:rsidR="00532305" w:rsidRDefault="00B533B7">
      <w:pPr>
        <w:pStyle w:val="Titulo11"/>
      </w:pPr>
      <w:bookmarkStart w:id="11" w:name="_Toc243368897"/>
      <w:r>
        <w:t>1.6. Metodología de desarrollo ICONIX</w:t>
      </w:r>
      <w:bookmarkEnd w:id="11"/>
    </w:p>
    <w:p w14:paraId="051E15DC" w14:textId="77777777" w:rsidR="00532305" w:rsidRDefault="00B533B7">
      <w:pPr>
        <w:spacing w:line="276" w:lineRule="auto"/>
        <w:jc w:val="both"/>
      </w:pPr>
      <w:r>
        <w:t xml:space="preserve">ICONIX es un proceso de desarrollo dirigido por casos de uso, iterativo e incremental, que se ubica entre el Proceso Unificado y las metodologías ágiles. Parte de una idea simple: con una fracción pequeña de UML se resuelve la mayor parte de los casos, siempre que cada requisito quede asociado a un caso de uso y se pueda seguir hasta el código. Esa </w:t>
      </w:r>
      <w:r>
        <w:rPr>
          <w:b/>
        </w:rPr>
        <w:t>trazabilidad</w:t>
      </w:r>
      <w:r>
        <w:t xml:space="preserve"> es su medida de calidad: un sistema es bueno en la proporción de requisitos que satisface.</w:t>
      </w:r>
    </w:p>
    <w:p w14:paraId="6E394C3F" w14:textId="77777777" w:rsidR="00532305" w:rsidRDefault="00B533B7">
      <w:pPr>
        <w:spacing w:line="276" w:lineRule="auto"/>
        <w:jc w:val="both"/>
      </w:pPr>
      <w:r>
        <w:t>El proceso tiene cuatro fases:</w:t>
      </w:r>
    </w:p>
    <w:p w14:paraId="272EF6FD" w14:textId="77777777" w:rsidR="00532305" w:rsidRDefault="00B533B7" w:rsidP="00B533B7">
      <w:pPr>
        <w:pStyle w:val="Prrafodelista"/>
        <w:numPr>
          <w:ilvl w:val="0"/>
          <w:numId w:val="4"/>
        </w:numPr>
        <w:spacing w:line="276" w:lineRule="auto"/>
        <w:jc w:val="both"/>
      </w:pPr>
      <w:r>
        <w:rPr>
          <w:b/>
        </w:rPr>
        <w:t>Análisis de requisitos.</w:t>
      </w:r>
      <w:r>
        <w:t xml:space="preserve"> Modelo de dominio (un diagrama de clases muy simplificado), prototipo de interfaz y casos de uso, con cada requisito asociado a un caso de uso.</w:t>
      </w:r>
    </w:p>
    <w:p w14:paraId="4FC6032E" w14:textId="77777777" w:rsidR="00532305" w:rsidRDefault="00B533B7" w:rsidP="00B533B7">
      <w:pPr>
        <w:pStyle w:val="Prrafodelista"/>
        <w:numPr>
          <w:ilvl w:val="0"/>
          <w:numId w:val="4"/>
        </w:numPr>
        <w:spacing w:line="276" w:lineRule="auto"/>
        <w:jc w:val="both"/>
      </w:pPr>
      <w:r>
        <w:rPr>
          <w:b/>
        </w:rPr>
        <w:t>Análisis y diseño preliminar.</w:t>
      </w:r>
      <w:r>
        <w:t xml:space="preserve"> Ficha de cada caso de uso (descripción, precondición, postcondición, flujo normal y alternativo) y diagrama de robustez con objetos frontera, entidad y control. La robustez refina el diagrama de clases.</w:t>
      </w:r>
    </w:p>
    <w:p w14:paraId="7A74C92F" w14:textId="77777777" w:rsidR="00532305" w:rsidRDefault="00B533B7" w:rsidP="00B533B7">
      <w:pPr>
        <w:pStyle w:val="Prrafodelista"/>
        <w:numPr>
          <w:ilvl w:val="0"/>
          <w:numId w:val="4"/>
        </w:numPr>
        <w:spacing w:line="276" w:lineRule="auto"/>
        <w:jc w:val="both"/>
      </w:pPr>
      <w:r>
        <w:rPr>
          <w:b/>
        </w:rPr>
        <w:t>Diseño.</w:t>
      </w:r>
      <w:r>
        <w:t xml:space="preserve"> Diagramas de secuencia derivados de las fichas, y un nuevo refinamiento del diagrama de clases.</w:t>
      </w:r>
    </w:p>
    <w:p w14:paraId="6D57093B" w14:textId="77777777" w:rsidR="00532305" w:rsidRDefault="00B533B7" w:rsidP="00B533B7">
      <w:pPr>
        <w:pStyle w:val="Prrafodelista"/>
        <w:numPr>
          <w:ilvl w:val="0"/>
          <w:numId w:val="4"/>
        </w:numPr>
        <w:spacing w:line="276" w:lineRule="auto"/>
        <w:jc w:val="both"/>
      </w:pPr>
      <w:r>
        <w:rPr>
          <w:b/>
        </w:rPr>
        <w:t>Implementación.</w:t>
      </w:r>
      <w:r>
        <w:t xml:space="preserve"> Código, diagrama de componentes cuando hace falta, y pruebas planeadas a partir de los requisitos iniciales.</w:t>
      </w:r>
    </w:p>
    <w:p w14:paraId="3F0A11B2" w14:textId="77777777" w:rsidR="00532305" w:rsidRDefault="00B533B7">
      <w:pPr>
        <w:spacing w:line="276" w:lineRule="auto"/>
        <w:jc w:val="both"/>
      </w:pPr>
      <w:r>
        <w:rPr>
          <w:b/>
        </w:rPr>
        <w:t>Cómo se aplica en este proyecto.</w:t>
      </w:r>
      <w:r>
        <w:t xml:space="preserve"> El trabajo se organiza en tres ciclos, uno por presentación. Cada ciclo recorre las cuatro fases solo para sus casos de uso: los nuevos y los existentes que cambian. Según la docente, el diagrama de comunicación equivale al de robustez, así que los diagramas de análisis del primer parcial sirven de base. Los diagramas se terminan sobre el código ya escrito, para que representen lo realmente implementado. Se modelan en Enterprise Architect.</w:t>
      </w:r>
    </w:p>
    <w:tbl>
      <w:tblPr>
        <w:tblW w:w="9782" w:type="dxa"/>
        <w:tblInd w:w="-434" w:type="dxa"/>
        <w:tblLook w:val="04A0" w:firstRow="1" w:lastRow="0" w:firstColumn="1" w:lastColumn="0" w:noHBand="0" w:noVBand="1"/>
      </w:tblPr>
      <w:tblGrid>
        <w:gridCol w:w="1300"/>
        <w:gridCol w:w="1900"/>
        <w:gridCol w:w="4482"/>
        <w:gridCol w:w="2100"/>
      </w:tblGrid>
      <w:tr w:rsidR="00532305" w14:paraId="3F03A1FA" w14:textId="77777777">
        <w:trPr>
          <w:tblHeader/>
        </w:trPr>
        <w:tc>
          <w:tcPr>
            <w:tcW w:w="1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055BDD9" w14:textId="77777777" w:rsidR="00532305" w:rsidRDefault="00B533B7">
            <w:pPr>
              <w:spacing w:line="276" w:lineRule="auto"/>
              <w:ind w:firstLine="0"/>
            </w:pPr>
            <w:r>
              <w:rPr>
                <w:b/>
                <w:color w:val="EE0000"/>
                <w:sz w:val="22"/>
              </w:rPr>
              <w:t>Ciclo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460DBAF" w14:textId="77777777" w:rsidR="00532305" w:rsidRDefault="00B533B7">
            <w:pPr>
              <w:spacing w:line="276" w:lineRule="auto"/>
              <w:ind w:firstLine="0"/>
            </w:pPr>
            <w:r>
              <w:rPr>
                <w:b/>
                <w:color w:val="EE0000"/>
                <w:sz w:val="22"/>
              </w:rPr>
              <w:t>Fechas</w:t>
            </w:r>
          </w:p>
        </w:tc>
        <w:tc>
          <w:tcPr>
            <w:tcW w:w="4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D8CF12" w14:textId="77777777" w:rsidR="00532305" w:rsidRDefault="00B533B7">
            <w:pPr>
              <w:spacing w:line="276" w:lineRule="auto"/>
              <w:ind w:firstLine="0"/>
            </w:pPr>
            <w:r>
              <w:rPr>
                <w:b/>
                <w:color w:val="EE0000"/>
                <w:sz w:val="22"/>
              </w:rPr>
              <w:t>Contenido</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28CCF91" w14:textId="77777777" w:rsidR="00532305" w:rsidRDefault="00B533B7">
            <w:pPr>
              <w:spacing w:line="276" w:lineRule="auto"/>
              <w:ind w:firstLine="0"/>
            </w:pPr>
            <w:r>
              <w:rPr>
                <w:b/>
                <w:color w:val="EE0000"/>
                <w:sz w:val="22"/>
              </w:rPr>
              <w:t>Cierra en</w:t>
            </w:r>
          </w:p>
        </w:tc>
      </w:tr>
      <w:tr w:rsidR="00532305" w14:paraId="69F7AA14" w14:textId="77777777">
        <w:tc>
          <w:tcPr>
            <w:tcW w:w="1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969C56C" w14:textId="77777777" w:rsidR="00532305" w:rsidRDefault="00B533B7">
            <w:pPr>
              <w:spacing w:line="276" w:lineRule="auto"/>
              <w:ind w:firstLine="0"/>
            </w:pPr>
            <w:r>
              <w:rPr>
                <w:b/>
                <w:sz w:val="22"/>
              </w:rPr>
              <w:t>Ciclo 1</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C76C4B" w14:textId="77777777" w:rsidR="00532305" w:rsidRDefault="00B533B7">
            <w:pPr>
              <w:spacing w:line="276" w:lineRule="auto"/>
              <w:ind w:firstLine="0"/>
            </w:pPr>
            <w:r>
              <w:rPr>
                <w:sz w:val="22"/>
              </w:rPr>
              <w:t>mar 20/10 a dom 25/10</w:t>
            </w:r>
          </w:p>
        </w:tc>
        <w:tc>
          <w:tcPr>
            <w:tcW w:w="4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924B98" w14:textId="77777777" w:rsidR="00532305" w:rsidRDefault="00B533B7">
            <w:pPr>
              <w:spacing w:line="276" w:lineRule="auto"/>
              <w:ind w:firstLine="0"/>
            </w:pPr>
            <w:r>
              <w:rPr>
                <w:sz w:val="22"/>
              </w:rPr>
              <w:t>Empresas, planes y suscripciones; aislamiento con RLS; contratación desde la web y marca de la tienda; capítulos I y II del documento (CU-43 a CU-54)</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6AD199" w14:textId="77777777" w:rsidR="00532305" w:rsidRDefault="00B533B7">
            <w:pPr>
              <w:spacing w:line="276" w:lineRule="auto"/>
              <w:ind w:firstLine="0"/>
            </w:pPr>
            <w:r>
              <w:rPr>
                <w:sz w:val="22"/>
              </w:rPr>
              <w:t>Presentación 1, dom 25/10</w:t>
            </w:r>
          </w:p>
        </w:tc>
      </w:tr>
      <w:tr w:rsidR="00532305" w14:paraId="66753BF9" w14:textId="77777777">
        <w:tc>
          <w:tcPr>
            <w:tcW w:w="1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D44B6C0" w14:textId="77777777" w:rsidR="00532305" w:rsidRDefault="00B533B7">
            <w:pPr>
              <w:spacing w:line="276" w:lineRule="auto"/>
              <w:ind w:firstLine="0"/>
            </w:pPr>
            <w:r>
              <w:rPr>
                <w:b/>
                <w:sz w:val="22"/>
              </w:rPr>
              <w:t>Ciclo 2</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023DCC3" w14:textId="77777777" w:rsidR="00532305" w:rsidRDefault="00B533B7">
            <w:pPr>
              <w:spacing w:line="276" w:lineRule="auto"/>
              <w:ind w:firstLine="0"/>
            </w:pPr>
            <w:r>
              <w:rPr>
                <w:sz w:val="22"/>
              </w:rPr>
              <w:t>lun 26/10 a dom 01/11</w:t>
            </w:r>
          </w:p>
        </w:tc>
        <w:tc>
          <w:tcPr>
            <w:tcW w:w="4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D8E5BA" w14:textId="77777777" w:rsidR="00532305" w:rsidRDefault="00B533B7">
            <w:pPr>
              <w:spacing w:line="276" w:lineRule="auto"/>
              <w:ind w:firstLine="0"/>
            </w:pPr>
            <w:r>
              <w:rPr>
                <w:sz w:val="22"/>
              </w:rPr>
              <w:t>Contrato de sincronización; PWA con IndexedDB; Flutter con SQLite; ventas offline, cambios de prenda, devoluciones web y avisos por correo (CU-55 a CU-66)</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DF1F5F3" w14:textId="77777777" w:rsidR="00532305" w:rsidRDefault="00B533B7">
            <w:pPr>
              <w:spacing w:line="276" w:lineRule="auto"/>
              <w:ind w:firstLine="0"/>
            </w:pPr>
            <w:r>
              <w:rPr>
                <w:sz w:val="22"/>
              </w:rPr>
              <w:t>Presentación 2, dom 01/11</w:t>
            </w:r>
          </w:p>
        </w:tc>
      </w:tr>
      <w:tr w:rsidR="00532305" w14:paraId="6E5CD6EE" w14:textId="77777777">
        <w:tc>
          <w:tcPr>
            <w:tcW w:w="1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8AB159" w14:textId="77777777" w:rsidR="00532305" w:rsidRDefault="00B533B7">
            <w:pPr>
              <w:spacing w:line="276" w:lineRule="auto"/>
              <w:ind w:firstLine="0"/>
            </w:pPr>
            <w:r>
              <w:rPr>
                <w:b/>
                <w:sz w:val="22"/>
              </w:rPr>
              <w:t>Ciclo 3</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C280C4" w14:textId="77777777" w:rsidR="00532305" w:rsidRDefault="00B533B7">
            <w:pPr>
              <w:spacing w:line="276" w:lineRule="auto"/>
              <w:ind w:firstLine="0"/>
            </w:pPr>
            <w:r>
              <w:rPr>
                <w:sz w:val="22"/>
              </w:rPr>
              <w:t>lun 02/11 a dom 08/11</w:t>
            </w:r>
          </w:p>
        </w:tc>
        <w:tc>
          <w:tcPr>
            <w:tcW w:w="4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D2CC73" w14:textId="77777777" w:rsidR="00532305" w:rsidRDefault="00B533B7">
            <w:pPr>
              <w:spacing w:line="276" w:lineRule="auto"/>
              <w:ind w:firstLine="0"/>
            </w:pPr>
            <w:r>
              <w:rPr>
                <w:sz w:val="22"/>
              </w:rPr>
              <w:t>Reportes con IA y voz; analítica con ML; traspasos y probador por talla; exportación de datos (CU-67 a CU-77)</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EFA2B52" w14:textId="77777777" w:rsidR="00532305" w:rsidRDefault="00B533B7">
            <w:pPr>
              <w:spacing w:line="276" w:lineRule="auto"/>
              <w:ind w:firstLine="0"/>
            </w:pPr>
            <w:r>
              <w:rPr>
                <w:sz w:val="22"/>
              </w:rPr>
              <w:t>Presentación 3, dom 08/11</w:t>
            </w:r>
          </w:p>
        </w:tc>
      </w:tr>
      <w:tr w:rsidR="00532305" w14:paraId="686BEDCB" w14:textId="77777777">
        <w:tc>
          <w:tcPr>
            <w:tcW w:w="1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AE691C" w14:textId="77777777" w:rsidR="00532305" w:rsidRDefault="00B533B7">
            <w:pPr>
              <w:spacing w:line="276" w:lineRule="auto"/>
              <w:ind w:firstLine="0"/>
            </w:pPr>
            <w:r>
              <w:rPr>
                <w:b/>
                <w:sz w:val="22"/>
              </w:rPr>
              <w:t>Defensa</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0352BB" w14:textId="77777777" w:rsidR="00532305" w:rsidRDefault="00B533B7">
            <w:pPr>
              <w:spacing w:line="276" w:lineRule="auto"/>
              <w:ind w:firstLine="0"/>
            </w:pPr>
            <w:r>
              <w:rPr>
                <w:sz w:val="22"/>
              </w:rPr>
              <w:t>mar 10/11</w:t>
            </w:r>
          </w:p>
        </w:tc>
        <w:tc>
          <w:tcPr>
            <w:tcW w:w="4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8997A3" w14:textId="77777777" w:rsidR="00532305" w:rsidRDefault="00B533B7">
            <w:pPr>
              <w:spacing w:line="276" w:lineRule="auto"/>
              <w:ind w:firstLine="0"/>
            </w:pPr>
            <w:r>
              <w:rPr>
                <w:sz w:val="22"/>
              </w:rPr>
              <w:t>Sistema completo desplegado y documentación final</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8B41E6" w14:textId="77777777" w:rsidR="00532305" w:rsidRDefault="00B533B7">
            <w:pPr>
              <w:spacing w:line="276" w:lineRule="auto"/>
              <w:ind w:firstLine="0"/>
            </w:pPr>
            <w:r>
              <w:rPr>
                <w:sz w:val="22"/>
              </w:rPr>
              <w:t>Defensa, 7:00</w:t>
            </w:r>
          </w:p>
        </w:tc>
      </w:tr>
    </w:tbl>
    <w:p w14:paraId="0F8E6B67" w14:textId="77777777" w:rsidR="00532305" w:rsidRDefault="00532305"/>
    <w:p w14:paraId="65BAFC0C" w14:textId="77777777" w:rsidR="00532305" w:rsidRDefault="00B533B7">
      <w:r>
        <w:br w:type="page"/>
      </w:r>
    </w:p>
    <w:p w14:paraId="516449F3" w14:textId="77777777" w:rsidR="00532305" w:rsidRDefault="00B533B7">
      <w:pPr>
        <w:pStyle w:val="CAPITULO"/>
      </w:pPr>
      <w:bookmarkStart w:id="12" w:name="_Toc243368898"/>
      <w:r>
        <w:t>CAPÍTULO II. ANÁLISIS DE REQUISITOS</w:t>
      </w:r>
      <w:bookmarkEnd w:id="12"/>
    </w:p>
    <w:p w14:paraId="0F75D735" w14:textId="77777777" w:rsidR="00532305" w:rsidRDefault="00B533B7">
      <w:pPr>
        <w:pStyle w:val="Titulo11"/>
      </w:pPr>
      <w:bookmarkStart w:id="13" w:name="_Toc243368899"/>
      <w:r>
        <w:t>2.1. Descripción del sistema propuesto</w:t>
      </w:r>
      <w:bookmarkEnd w:id="13"/>
    </w:p>
    <w:p w14:paraId="36CDBD42" w14:textId="77777777" w:rsidR="00532305" w:rsidRDefault="00B533B7">
      <w:pPr>
        <w:spacing w:line="276" w:lineRule="auto"/>
        <w:jc w:val="both"/>
      </w:pPr>
      <w:r>
        <w:t xml:space="preserve">Violet Boutique pasa de servir a una sola cadena a venderse como </w:t>
      </w:r>
      <w:r>
        <w:rPr>
          <w:b/>
        </w:rPr>
        <w:t>SaaS multitenant</w:t>
      </w:r>
      <w:r>
        <w:t>. Una sola instalación (backend FastAPI, base PostgreSQL compartida, web Angular y aplicación Flutter) atiende a muchas empresas de ropa. Cada empresa es un tenant con sus propias sucursales, empleados, clientes, productos, inventario, reservas y ventas. Una sucursal no es un tenant: pertenece a una empresa, y una empresa puede tener varias.</w:t>
      </w:r>
    </w:p>
    <w:p w14:paraId="0DE25EE0" w14:textId="77777777" w:rsidR="00532305" w:rsidRDefault="00B533B7">
      <w:pPr>
        <w:spacing w:line="276" w:lineRule="auto"/>
        <w:jc w:val="both"/>
      </w:pPr>
      <w:r>
        <w:t>La tabla resume qué agrega cada desafío del enunciado.</w:t>
      </w:r>
    </w:p>
    <w:tbl>
      <w:tblPr>
        <w:tblW w:w="9782" w:type="dxa"/>
        <w:tblInd w:w="-434" w:type="dxa"/>
        <w:tblLook w:val="04A0" w:firstRow="1" w:lastRow="0" w:firstColumn="1" w:lastColumn="0" w:noHBand="0" w:noVBand="1"/>
      </w:tblPr>
      <w:tblGrid>
        <w:gridCol w:w="2400"/>
        <w:gridCol w:w="7382"/>
      </w:tblGrid>
      <w:tr w:rsidR="00532305" w14:paraId="28965031" w14:textId="77777777">
        <w:trPr>
          <w:tblHeader/>
        </w:trPr>
        <w:tc>
          <w:tcPr>
            <w:tcW w:w="2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05E7F4E" w14:textId="77777777" w:rsidR="00532305" w:rsidRDefault="00B533B7">
            <w:pPr>
              <w:spacing w:line="276" w:lineRule="auto"/>
              <w:ind w:firstLine="0"/>
            </w:pPr>
            <w:r>
              <w:rPr>
                <w:b/>
                <w:color w:val="EE0000"/>
                <w:sz w:val="22"/>
              </w:rPr>
              <w:t>Desafío</w:t>
            </w:r>
          </w:p>
        </w:tc>
        <w:tc>
          <w:tcPr>
            <w:tcW w:w="73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446BB91" w14:textId="77777777" w:rsidR="00532305" w:rsidRDefault="00B533B7">
            <w:pPr>
              <w:spacing w:line="276" w:lineRule="auto"/>
              <w:ind w:firstLine="0"/>
            </w:pPr>
            <w:r>
              <w:rPr>
                <w:b/>
                <w:color w:val="EE0000"/>
                <w:sz w:val="22"/>
              </w:rPr>
              <w:t>Qué agrega al sistema</w:t>
            </w:r>
          </w:p>
        </w:tc>
      </w:tr>
      <w:tr w:rsidR="00532305" w14:paraId="7A765248" w14:textId="77777777">
        <w:tc>
          <w:tcPr>
            <w:tcW w:w="2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98F2937" w14:textId="77777777" w:rsidR="00532305" w:rsidRDefault="00B533B7">
            <w:pPr>
              <w:spacing w:line="276" w:lineRule="auto"/>
              <w:ind w:firstLine="0"/>
            </w:pPr>
            <w:r>
              <w:rPr>
                <w:b/>
                <w:sz w:val="22"/>
              </w:rPr>
              <w:t>I. ICONIX</w:t>
            </w:r>
          </w:p>
        </w:tc>
        <w:tc>
          <w:tcPr>
            <w:tcW w:w="73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42CEC68" w14:textId="77777777" w:rsidR="00532305" w:rsidRDefault="00B533B7">
            <w:pPr>
              <w:spacing w:line="276" w:lineRule="auto"/>
              <w:ind w:firstLine="0"/>
            </w:pPr>
            <w:r>
              <w:rPr>
                <w:sz w:val="22"/>
              </w:rPr>
              <w:t>Modelo de dominio, robustez, secuencia y clases para los requisitos nuevos y lo que se modifica</w:t>
            </w:r>
          </w:p>
        </w:tc>
      </w:tr>
      <w:tr w:rsidR="00532305" w14:paraId="08B84019" w14:textId="77777777">
        <w:tc>
          <w:tcPr>
            <w:tcW w:w="2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83F81C7" w14:textId="77777777" w:rsidR="00532305" w:rsidRDefault="00B533B7">
            <w:pPr>
              <w:spacing w:line="276" w:lineRule="auto"/>
              <w:ind w:firstLine="0"/>
            </w:pPr>
            <w:r>
              <w:rPr>
                <w:b/>
                <w:sz w:val="22"/>
              </w:rPr>
              <w:t>II. PWA</w:t>
            </w:r>
          </w:p>
        </w:tc>
        <w:tc>
          <w:tcPr>
            <w:tcW w:w="73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627F3E" w14:textId="77777777" w:rsidR="00532305" w:rsidRDefault="00B533B7">
            <w:pPr>
              <w:spacing w:line="276" w:lineRule="auto"/>
              <w:ind w:firstLine="0"/>
            </w:pPr>
            <w:r>
              <w:rPr>
                <w:sz w:val="22"/>
              </w:rPr>
              <w:t>Angular instalable, con Service Worker, IndexedDB y operación offline</w:t>
            </w:r>
          </w:p>
        </w:tc>
      </w:tr>
      <w:tr w:rsidR="00532305" w14:paraId="6743E4BF" w14:textId="77777777">
        <w:tc>
          <w:tcPr>
            <w:tcW w:w="2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F7FB901" w14:textId="77777777" w:rsidR="00532305" w:rsidRDefault="00B533B7">
            <w:pPr>
              <w:spacing w:line="276" w:lineRule="auto"/>
              <w:ind w:firstLine="0"/>
            </w:pPr>
            <w:r>
              <w:rPr>
                <w:b/>
                <w:sz w:val="22"/>
              </w:rPr>
              <w:t>III. Flutter + SQLite</w:t>
            </w:r>
          </w:p>
        </w:tc>
        <w:tc>
          <w:tcPr>
            <w:tcW w:w="73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1E91E81" w14:textId="77777777" w:rsidR="00532305" w:rsidRDefault="00B533B7">
            <w:pPr>
              <w:spacing w:line="276" w:lineRule="auto"/>
              <w:ind w:firstLine="0"/>
            </w:pPr>
            <w:r>
              <w:rPr>
                <w:sz w:val="22"/>
              </w:rPr>
              <w:t>El móvil guarda catálogo y operaciones en local y sincroniza después</w:t>
            </w:r>
          </w:p>
        </w:tc>
      </w:tr>
      <w:tr w:rsidR="00532305" w14:paraId="4FB439A4" w14:textId="77777777">
        <w:tc>
          <w:tcPr>
            <w:tcW w:w="2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AB61D6" w14:textId="77777777" w:rsidR="00532305" w:rsidRDefault="00B533B7">
            <w:pPr>
              <w:spacing w:line="276" w:lineRule="auto"/>
              <w:ind w:firstLine="0"/>
            </w:pPr>
            <w:r>
              <w:rPr>
                <w:b/>
                <w:sz w:val="22"/>
              </w:rPr>
              <w:t>IV. Ventas offline</w:t>
            </w:r>
          </w:p>
        </w:tc>
        <w:tc>
          <w:tcPr>
            <w:tcW w:w="73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3D50F2D" w14:textId="77777777" w:rsidR="00532305" w:rsidRDefault="00B533B7">
            <w:pPr>
              <w:spacing w:line="276" w:lineRule="auto"/>
              <w:ind w:firstLine="0"/>
            </w:pPr>
            <w:r>
              <w:rPr>
                <w:sz w:val="22"/>
              </w:rPr>
              <w:t>Venta de contado sin conexión, confirmada por el servidor sin romper el inventario; cambios de prenda en un plazo</w:t>
            </w:r>
          </w:p>
        </w:tc>
      </w:tr>
      <w:tr w:rsidR="00532305" w14:paraId="71179B24" w14:textId="77777777">
        <w:tc>
          <w:tcPr>
            <w:tcW w:w="2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143200" w14:textId="77777777" w:rsidR="00532305" w:rsidRDefault="00B533B7">
            <w:pPr>
              <w:spacing w:line="276" w:lineRule="auto"/>
              <w:ind w:firstLine="0"/>
            </w:pPr>
            <w:r>
              <w:rPr>
                <w:b/>
                <w:sz w:val="22"/>
              </w:rPr>
              <w:t>V. Reportes con IA y ML</w:t>
            </w:r>
          </w:p>
        </w:tc>
        <w:tc>
          <w:tcPr>
            <w:tcW w:w="73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CF19A5" w14:textId="77777777" w:rsidR="00532305" w:rsidRDefault="00B533B7">
            <w:pPr>
              <w:spacing w:line="276" w:lineRule="auto"/>
              <w:ind w:firstLine="0"/>
            </w:pPr>
            <w:r>
              <w:rPr>
                <w:sz w:val="22"/>
              </w:rPr>
              <w:t>Reportes en lenguaje natural (texto o voz) sobre datos reales, y un módulo de analítica con modelos supervisado y no supervisado</w:t>
            </w:r>
          </w:p>
        </w:tc>
      </w:tr>
      <w:tr w:rsidR="00532305" w14:paraId="2C16C29B" w14:textId="77777777">
        <w:tc>
          <w:tcPr>
            <w:tcW w:w="2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A7A9DE" w14:textId="77777777" w:rsidR="00532305" w:rsidRDefault="00B533B7">
            <w:pPr>
              <w:spacing w:line="276" w:lineRule="auto"/>
              <w:ind w:firstLine="0"/>
            </w:pPr>
            <w:r>
              <w:rPr>
                <w:b/>
                <w:sz w:val="22"/>
              </w:rPr>
              <w:t>VI. SaaS multitenant</w:t>
            </w:r>
          </w:p>
        </w:tc>
        <w:tc>
          <w:tcPr>
            <w:tcW w:w="73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82C71CF" w14:textId="77777777" w:rsidR="00532305" w:rsidRDefault="00B533B7">
            <w:pPr>
              <w:spacing w:line="276" w:lineRule="auto"/>
              <w:ind w:firstLine="0"/>
            </w:pPr>
            <w:r>
              <w:rPr>
                <w:sz w:val="22"/>
              </w:rPr>
              <w:t>Empresas, planes, suscripciones y aislamiento de datos entre tenants en el backend</w:t>
            </w:r>
          </w:p>
        </w:tc>
      </w:tr>
    </w:tbl>
    <w:p w14:paraId="003474D3" w14:textId="77777777" w:rsidR="00532305" w:rsidRDefault="00532305"/>
    <w:p w14:paraId="77728530" w14:textId="77777777" w:rsidR="00532305" w:rsidRDefault="00B533B7">
      <w:pPr>
        <w:pStyle w:val="Titulo2"/>
      </w:pPr>
      <w:bookmarkStart w:id="14" w:name="_Toc243368900"/>
      <w:r>
        <w:t>2.1.1. Planes de suscripción</w:t>
      </w:r>
      <w:bookmarkEnd w:id="14"/>
    </w:p>
    <w:p w14:paraId="7F6C67AA" w14:textId="77777777" w:rsidR="00532305" w:rsidRDefault="00B533B7">
      <w:pPr>
        <w:spacing w:line="276" w:lineRule="auto"/>
        <w:jc w:val="both"/>
      </w:pPr>
      <w:r>
        <w:t xml:space="preserve">El enunciado define dos planes, </w:t>
      </w:r>
      <w:r>
        <w:rPr>
          <w:b/>
        </w:rPr>
        <w:t>Básico</w:t>
      </w:r>
      <w:r>
        <w:t xml:space="preserve"> y </w:t>
      </w:r>
      <w:r>
        <w:rPr>
          <w:b/>
        </w:rPr>
        <w:t>Profesional</w:t>
      </w:r>
      <w:r>
        <w:t xml:space="preserve">, y el grupo agrega un tercero, </w:t>
      </w:r>
      <w:r>
        <w:rPr>
          <w:b/>
        </w:rPr>
        <w:t>Empresarial</w:t>
      </w:r>
      <w:r>
        <w:t>. El Básico trae todo lo que el enunciado le asigna. El Profesional suma los reportes con IA y las funciones de IA que ya existían desde el primer parcial. El Empresarial quita los límites y suma la analítica con ML. Las filas marcadas como propias, los límites que no figuran en el enunciado y los precios simulados son una propuesta del grupo.</w:t>
      </w:r>
    </w:p>
    <w:tbl>
      <w:tblPr>
        <w:tblW w:w="9782" w:type="dxa"/>
        <w:tblInd w:w="-434" w:type="dxa"/>
        <w:tblLook w:val="04A0" w:firstRow="1" w:lastRow="0" w:firstColumn="1" w:lastColumn="0" w:noHBand="0" w:noVBand="1"/>
      </w:tblPr>
      <w:tblGrid>
        <w:gridCol w:w="4082"/>
        <w:gridCol w:w="1900"/>
        <w:gridCol w:w="1900"/>
        <w:gridCol w:w="1900"/>
      </w:tblGrid>
      <w:tr w:rsidR="00532305" w14:paraId="154058FA" w14:textId="77777777">
        <w:trPr>
          <w:tblHeader/>
        </w:trPr>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CD1DC44" w14:textId="77777777" w:rsidR="00532305" w:rsidRDefault="00B533B7">
            <w:pPr>
              <w:spacing w:line="276" w:lineRule="auto"/>
              <w:ind w:firstLine="0"/>
            </w:pPr>
            <w:r>
              <w:rPr>
                <w:b/>
                <w:color w:val="EE0000"/>
                <w:sz w:val="22"/>
              </w:rPr>
              <w:t>Característica</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9FC121E" w14:textId="77777777" w:rsidR="00532305" w:rsidRDefault="00B533B7">
            <w:pPr>
              <w:spacing w:line="276" w:lineRule="auto"/>
              <w:ind w:firstLine="0"/>
            </w:pPr>
            <w:r>
              <w:rPr>
                <w:b/>
                <w:color w:val="EE0000"/>
                <w:sz w:val="22"/>
              </w:rPr>
              <w:t>Básico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4FD4A6" w14:textId="77777777" w:rsidR="00532305" w:rsidRDefault="00B533B7">
            <w:pPr>
              <w:spacing w:line="276" w:lineRule="auto"/>
              <w:ind w:firstLine="0"/>
            </w:pPr>
            <w:r>
              <w:rPr>
                <w:b/>
                <w:color w:val="EE0000"/>
                <w:sz w:val="22"/>
              </w:rPr>
              <w:t>Profesional</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F9DD6A5" w14:textId="77777777" w:rsidR="00532305" w:rsidRDefault="00B533B7">
            <w:pPr>
              <w:spacing w:line="276" w:lineRule="auto"/>
              <w:ind w:firstLine="0"/>
            </w:pPr>
            <w:r>
              <w:rPr>
                <w:b/>
                <w:color w:val="EE0000"/>
                <w:sz w:val="22"/>
              </w:rPr>
              <w:t>Empresarial</w:t>
            </w:r>
          </w:p>
        </w:tc>
      </w:tr>
      <w:tr w:rsidR="00532305" w14:paraId="50E0798C"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0A22AFC" w14:textId="77777777" w:rsidR="00532305" w:rsidRDefault="00B533B7">
            <w:pPr>
              <w:spacing w:line="276" w:lineRule="auto"/>
              <w:ind w:firstLine="0"/>
            </w:pPr>
            <w:r>
              <w:rPr>
                <w:b/>
                <w:sz w:val="22"/>
              </w:rPr>
              <w:t>Precio mensual simulado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580047" w14:textId="77777777" w:rsidR="00532305" w:rsidRDefault="00B533B7">
            <w:pPr>
              <w:spacing w:line="276" w:lineRule="auto"/>
              <w:ind w:firstLine="0"/>
            </w:pPr>
            <w:r>
              <w:rPr>
                <w:sz w:val="22"/>
              </w:rPr>
              <w:t>Bs 300</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30F91DC" w14:textId="77777777" w:rsidR="00532305" w:rsidRDefault="00B533B7">
            <w:pPr>
              <w:spacing w:line="276" w:lineRule="auto"/>
              <w:ind w:firstLine="0"/>
            </w:pPr>
            <w:r>
              <w:rPr>
                <w:sz w:val="22"/>
              </w:rPr>
              <w:t>Bs 750</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75B9E9B" w14:textId="77777777" w:rsidR="00532305" w:rsidRDefault="00B533B7">
            <w:pPr>
              <w:spacing w:line="276" w:lineRule="auto"/>
              <w:ind w:firstLine="0"/>
            </w:pPr>
            <w:r>
              <w:rPr>
                <w:sz w:val="22"/>
              </w:rPr>
              <w:t>Bs 1.500</w:t>
            </w:r>
          </w:p>
        </w:tc>
      </w:tr>
      <w:tr w:rsidR="00532305" w14:paraId="7F82DAEE"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A3D683" w14:textId="77777777" w:rsidR="00532305" w:rsidRDefault="00B533B7">
            <w:pPr>
              <w:spacing w:line="276" w:lineRule="auto"/>
              <w:ind w:firstLine="0"/>
            </w:pPr>
            <w:r>
              <w:rPr>
                <w:b/>
                <w:sz w:val="22"/>
              </w:rPr>
              <w:t>Sucursales activas</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E693395" w14:textId="77777777" w:rsidR="00532305" w:rsidRDefault="00B533B7">
            <w:pPr>
              <w:spacing w:line="276" w:lineRule="auto"/>
              <w:ind w:firstLine="0"/>
            </w:pPr>
            <w:r>
              <w:rPr>
                <w:sz w:val="22"/>
              </w:rPr>
              <w:t>Hasta 2</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4ECCCB9" w14:textId="77777777" w:rsidR="00532305" w:rsidRDefault="00B533B7">
            <w:pPr>
              <w:spacing w:line="276" w:lineRule="auto"/>
              <w:ind w:firstLine="0"/>
            </w:pPr>
            <w:r>
              <w:rPr>
                <w:sz w:val="22"/>
              </w:rPr>
              <w:t>Hasta 10</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7696C5" w14:textId="77777777" w:rsidR="00532305" w:rsidRDefault="00B533B7">
            <w:pPr>
              <w:spacing w:line="276" w:lineRule="auto"/>
              <w:ind w:firstLine="0"/>
            </w:pPr>
            <w:r>
              <w:rPr>
                <w:sz w:val="22"/>
              </w:rPr>
              <w:t>Ilimitadas</w:t>
            </w:r>
          </w:p>
        </w:tc>
      </w:tr>
      <w:tr w:rsidR="00532305" w14:paraId="16E8FE95"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A15D4B8" w14:textId="77777777" w:rsidR="00532305" w:rsidRDefault="00B533B7">
            <w:pPr>
              <w:spacing w:line="276" w:lineRule="auto"/>
              <w:ind w:firstLine="0"/>
            </w:pPr>
            <w:r>
              <w:rPr>
                <w:b/>
                <w:sz w:val="22"/>
              </w:rPr>
              <w:t>Empleados activos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28E8537" w14:textId="77777777" w:rsidR="00532305" w:rsidRDefault="00B533B7">
            <w:pPr>
              <w:spacing w:line="276" w:lineRule="auto"/>
              <w:ind w:firstLine="0"/>
            </w:pPr>
            <w:r>
              <w:rPr>
                <w:sz w:val="22"/>
              </w:rPr>
              <w:t>Hasta 10</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09957D1" w14:textId="77777777" w:rsidR="00532305" w:rsidRDefault="00B533B7">
            <w:pPr>
              <w:spacing w:line="276" w:lineRule="auto"/>
              <w:ind w:firstLine="0"/>
            </w:pPr>
            <w:r>
              <w:rPr>
                <w:sz w:val="22"/>
              </w:rPr>
              <w:t>Hasta 60</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5CA8F52" w14:textId="77777777" w:rsidR="00532305" w:rsidRDefault="00B533B7">
            <w:pPr>
              <w:spacing w:line="276" w:lineRule="auto"/>
              <w:ind w:firstLine="0"/>
            </w:pPr>
            <w:r>
              <w:rPr>
                <w:sz w:val="22"/>
              </w:rPr>
              <w:t>Ilimitados</w:t>
            </w:r>
          </w:p>
        </w:tc>
      </w:tr>
      <w:tr w:rsidR="00532305" w14:paraId="3369623B"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7B452E" w14:textId="77777777" w:rsidR="00532305" w:rsidRDefault="00B533B7">
            <w:pPr>
              <w:spacing w:line="276" w:lineRule="auto"/>
              <w:ind w:firstLine="0"/>
            </w:pPr>
            <w:r>
              <w:rPr>
                <w:b/>
                <w:sz w:val="22"/>
              </w:rPr>
              <w:t>Gestión de productos, ventas y reservas</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19A388"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1A361E0"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EE98D1" w14:textId="77777777" w:rsidR="00532305" w:rsidRDefault="00B533B7">
            <w:pPr>
              <w:spacing w:line="276" w:lineRule="auto"/>
              <w:ind w:firstLine="0"/>
            </w:pPr>
            <w:r>
              <w:rPr>
                <w:sz w:val="22"/>
              </w:rPr>
              <w:t>Sí</w:t>
            </w:r>
          </w:p>
        </w:tc>
      </w:tr>
      <w:tr w:rsidR="00532305" w14:paraId="13D29B53"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CEA3A90" w14:textId="77777777" w:rsidR="00532305" w:rsidRDefault="00B533B7">
            <w:pPr>
              <w:spacing w:line="276" w:lineRule="auto"/>
              <w:ind w:firstLine="0"/>
            </w:pPr>
            <w:r>
              <w:rPr>
                <w:b/>
                <w:sz w:val="22"/>
              </w:rPr>
              <w:t>Operación offline (PWA y móvil)</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0D58AF0"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40174B"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4CA66B1" w14:textId="77777777" w:rsidR="00532305" w:rsidRDefault="00B533B7">
            <w:pPr>
              <w:spacing w:line="276" w:lineRule="auto"/>
              <w:ind w:firstLine="0"/>
            </w:pPr>
            <w:r>
              <w:rPr>
                <w:sz w:val="22"/>
              </w:rPr>
              <w:t>Sí</w:t>
            </w:r>
          </w:p>
        </w:tc>
      </w:tr>
      <w:tr w:rsidR="00532305" w14:paraId="56A7A3A7"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19D7EEB" w14:textId="77777777" w:rsidR="00532305" w:rsidRDefault="00B533B7">
            <w:pPr>
              <w:spacing w:line="276" w:lineRule="auto"/>
              <w:ind w:firstLine="0"/>
            </w:pPr>
            <w:r>
              <w:rPr>
                <w:b/>
                <w:sz w:val="22"/>
              </w:rPr>
              <w:t>Reportes convencionales</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21AC6F3"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84F405B"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64A1FF" w14:textId="77777777" w:rsidR="00532305" w:rsidRDefault="00B533B7">
            <w:pPr>
              <w:spacing w:line="276" w:lineRule="auto"/>
              <w:ind w:firstLine="0"/>
            </w:pPr>
            <w:r>
              <w:rPr>
                <w:sz w:val="22"/>
              </w:rPr>
              <w:t>Sí</w:t>
            </w:r>
          </w:p>
        </w:tc>
      </w:tr>
      <w:tr w:rsidR="00532305" w14:paraId="69CF4D25"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83E2CB5" w14:textId="77777777" w:rsidR="00532305" w:rsidRDefault="00B533B7">
            <w:pPr>
              <w:spacing w:line="276" w:lineRule="auto"/>
              <w:ind w:firstLine="0"/>
            </w:pPr>
            <w:r>
              <w:rPr>
                <w:b/>
                <w:sz w:val="22"/>
              </w:rPr>
              <w:t>Cambios de prenda en caja y devoluciones vía web</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446234E"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1C50B14"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F46CA64" w14:textId="77777777" w:rsidR="00532305" w:rsidRDefault="00B533B7">
            <w:pPr>
              <w:spacing w:line="276" w:lineRule="auto"/>
              <w:ind w:firstLine="0"/>
            </w:pPr>
            <w:r>
              <w:rPr>
                <w:sz w:val="22"/>
              </w:rPr>
              <w:t>Sí</w:t>
            </w:r>
          </w:p>
        </w:tc>
      </w:tr>
      <w:tr w:rsidR="00532305" w14:paraId="4785B69E"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0CF7715" w14:textId="77777777" w:rsidR="00532305" w:rsidRDefault="00B533B7">
            <w:pPr>
              <w:spacing w:line="276" w:lineRule="auto"/>
              <w:ind w:firstLine="0"/>
            </w:pPr>
            <w:r>
              <w:rPr>
                <w:b/>
                <w:sz w:val="22"/>
              </w:rPr>
              <w:t>Traspasos entre sucursales a pedido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2183705"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03A537"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4E6061F" w14:textId="77777777" w:rsidR="00532305" w:rsidRDefault="00B533B7">
            <w:pPr>
              <w:spacing w:line="276" w:lineRule="auto"/>
              <w:ind w:firstLine="0"/>
            </w:pPr>
            <w:r>
              <w:rPr>
                <w:sz w:val="22"/>
              </w:rPr>
              <w:t>Sí</w:t>
            </w:r>
          </w:p>
        </w:tc>
      </w:tr>
      <w:tr w:rsidR="00532305" w14:paraId="6BA37F31"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FBB9FB1" w14:textId="77777777" w:rsidR="00532305" w:rsidRDefault="00B533B7">
            <w:pPr>
              <w:spacing w:line="276" w:lineRule="auto"/>
              <w:ind w:firstLine="0"/>
            </w:pPr>
            <w:r>
              <w:rPr>
                <w:b/>
                <w:sz w:val="22"/>
              </w:rPr>
              <w:t>Probador con realidad aumentada del 1er parcial</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BEA3068"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4FB6DC"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726EECA" w14:textId="77777777" w:rsidR="00532305" w:rsidRDefault="00B533B7">
            <w:pPr>
              <w:spacing w:line="276" w:lineRule="auto"/>
              <w:ind w:firstLine="0"/>
            </w:pPr>
            <w:r>
              <w:rPr>
                <w:sz w:val="22"/>
              </w:rPr>
              <w:t>Sí</w:t>
            </w:r>
          </w:p>
        </w:tc>
      </w:tr>
      <w:tr w:rsidR="00532305" w14:paraId="53F96A0B"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536366" w14:textId="77777777" w:rsidR="00532305" w:rsidRDefault="00B533B7">
            <w:pPr>
              <w:spacing w:line="276" w:lineRule="auto"/>
              <w:ind w:firstLine="0"/>
            </w:pPr>
            <w:r>
              <w:rPr>
                <w:b/>
                <w:sz w:val="22"/>
              </w:rPr>
              <w:t>Avisos dentro del sistema</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192FC5"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D4A922D"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0D69AB1" w14:textId="77777777" w:rsidR="00532305" w:rsidRDefault="00B533B7">
            <w:pPr>
              <w:spacing w:line="276" w:lineRule="auto"/>
              <w:ind w:firstLine="0"/>
            </w:pPr>
            <w:r>
              <w:rPr>
                <w:sz w:val="22"/>
              </w:rPr>
              <w:t>Sí</w:t>
            </w:r>
          </w:p>
        </w:tc>
      </w:tr>
      <w:tr w:rsidR="00532305" w14:paraId="6364CF7C"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265F77F" w14:textId="77777777" w:rsidR="00532305" w:rsidRDefault="00B533B7">
            <w:pPr>
              <w:spacing w:line="276" w:lineRule="auto"/>
              <w:ind w:firstLine="0"/>
            </w:pPr>
            <w:r>
              <w:rPr>
                <w:b/>
                <w:sz w:val="22"/>
              </w:rPr>
              <w:t>Reportes generativos con IA (texto y voz, exportar a Excel y PDF)</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CD49243"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FBE6FC" w14:textId="77777777" w:rsidR="00532305" w:rsidRDefault="00B533B7">
            <w:pPr>
              <w:spacing w:line="276" w:lineRule="auto"/>
              <w:ind w:firstLine="0"/>
            </w:pPr>
            <w:r>
              <w:rPr>
                <w:sz w:val="22"/>
              </w:rPr>
              <w:t>Sí, 300 por mes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7D938CC" w14:textId="77777777" w:rsidR="00532305" w:rsidRDefault="00B533B7">
            <w:pPr>
              <w:spacing w:line="276" w:lineRule="auto"/>
              <w:ind w:firstLine="0"/>
            </w:pPr>
            <w:r>
              <w:rPr>
                <w:sz w:val="22"/>
              </w:rPr>
              <w:t>Sí, sin límite</w:t>
            </w:r>
          </w:p>
        </w:tc>
      </w:tr>
      <w:tr w:rsidR="00532305" w14:paraId="57DAE7EE"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D78BF1C" w14:textId="77777777" w:rsidR="00532305" w:rsidRDefault="00B533B7">
            <w:pPr>
              <w:spacing w:line="276" w:lineRule="auto"/>
              <w:ind w:firstLine="0"/>
            </w:pPr>
            <w:r>
              <w:rPr>
                <w:b/>
                <w:sz w:val="22"/>
              </w:rPr>
              <w:t>Avisos por correo a clientes y empleados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4860B4"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FB29076"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5CEC1E" w14:textId="77777777" w:rsidR="00532305" w:rsidRDefault="00B533B7">
            <w:pPr>
              <w:spacing w:line="276" w:lineRule="auto"/>
              <w:ind w:firstLine="0"/>
            </w:pPr>
            <w:r>
              <w:rPr>
                <w:sz w:val="22"/>
              </w:rPr>
              <w:t>Sí</w:t>
            </w:r>
          </w:p>
        </w:tc>
      </w:tr>
      <w:tr w:rsidR="00532305" w14:paraId="0CFEAA01"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40075AC" w14:textId="77777777" w:rsidR="00532305" w:rsidRDefault="00B533B7">
            <w:pPr>
              <w:spacing w:line="276" w:lineRule="auto"/>
              <w:ind w:firstLine="0"/>
            </w:pPr>
            <w:r>
              <w:rPr>
                <w:b/>
                <w:sz w:val="22"/>
              </w:rPr>
              <w:t>Recomendaciones y asistente virtual con IA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AF03A7"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2BF209"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F13157" w14:textId="77777777" w:rsidR="00532305" w:rsidRDefault="00B533B7">
            <w:pPr>
              <w:spacing w:line="276" w:lineRule="auto"/>
              <w:ind w:firstLine="0"/>
            </w:pPr>
            <w:r>
              <w:rPr>
                <w:sz w:val="22"/>
              </w:rPr>
              <w:t>Sí</w:t>
            </w:r>
          </w:p>
        </w:tc>
      </w:tr>
      <w:tr w:rsidR="00532305" w14:paraId="7BDA8C96"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0CCA236" w14:textId="77777777" w:rsidR="00532305" w:rsidRDefault="00B533B7">
            <w:pPr>
              <w:spacing w:line="276" w:lineRule="auto"/>
              <w:ind w:firstLine="0"/>
            </w:pPr>
            <w:r>
              <w:rPr>
                <w:b/>
                <w:sz w:val="22"/>
              </w:rPr>
              <w:t>Tienda en línea con el logo y los colores de la empresa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577ADC8"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52CC64"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77E008" w14:textId="77777777" w:rsidR="00532305" w:rsidRDefault="00B533B7">
            <w:pPr>
              <w:spacing w:line="276" w:lineRule="auto"/>
              <w:ind w:firstLine="0"/>
            </w:pPr>
            <w:r>
              <w:rPr>
                <w:sz w:val="22"/>
              </w:rPr>
              <w:t>Sí</w:t>
            </w:r>
          </w:p>
        </w:tc>
      </w:tr>
      <w:tr w:rsidR="00532305" w14:paraId="0C524959"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505619" w14:textId="77777777" w:rsidR="00532305" w:rsidRDefault="00B533B7">
            <w:pPr>
              <w:spacing w:line="276" w:lineRule="auto"/>
              <w:ind w:firstLine="0"/>
            </w:pPr>
            <w:r>
              <w:rPr>
                <w:b/>
                <w:sz w:val="22"/>
              </w:rPr>
              <w:t>Traspasos sugeridos por lo más vendido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703BD72"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879960"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13E558" w14:textId="77777777" w:rsidR="00532305" w:rsidRDefault="00B533B7">
            <w:pPr>
              <w:spacing w:line="276" w:lineRule="auto"/>
              <w:ind w:firstLine="0"/>
            </w:pPr>
            <w:r>
              <w:rPr>
                <w:sz w:val="22"/>
              </w:rPr>
              <w:t>Sí</w:t>
            </w:r>
          </w:p>
        </w:tc>
      </w:tr>
      <w:tr w:rsidR="00532305" w14:paraId="147DF603"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BD48FDB" w14:textId="77777777" w:rsidR="00532305" w:rsidRDefault="00B533B7">
            <w:pPr>
              <w:spacing w:line="276" w:lineRule="auto"/>
              <w:ind w:firstLine="0"/>
            </w:pPr>
            <w:r>
              <w:rPr>
                <w:b/>
                <w:sz w:val="22"/>
              </w:rPr>
              <w:t>Consulta del consumo de cupos y límites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9FAB10"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724ADE"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7AF207B" w14:textId="77777777" w:rsidR="00532305" w:rsidRDefault="00B533B7">
            <w:pPr>
              <w:spacing w:line="276" w:lineRule="auto"/>
              <w:ind w:firstLine="0"/>
            </w:pPr>
            <w:r>
              <w:rPr>
                <w:sz w:val="22"/>
              </w:rPr>
              <w:t>Sí</w:t>
            </w:r>
          </w:p>
        </w:tc>
      </w:tr>
      <w:tr w:rsidR="00532305" w14:paraId="4C4A8396"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F539726" w14:textId="77777777" w:rsidR="00532305" w:rsidRDefault="00B533B7">
            <w:pPr>
              <w:spacing w:line="276" w:lineRule="auto"/>
              <w:ind w:firstLine="0"/>
            </w:pPr>
            <w:r>
              <w:rPr>
                <w:b/>
                <w:sz w:val="22"/>
              </w:rPr>
              <w:t>Probador que distingue tallas y sugiere la correcta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4DA6047"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AC449B"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3D0CCB9" w14:textId="77777777" w:rsidR="00532305" w:rsidRDefault="00B533B7">
            <w:pPr>
              <w:spacing w:line="276" w:lineRule="auto"/>
              <w:ind w:firstLine="0"/>
            </w:pPr>
            <w:r>
              <w:rPr>
                <w:sz w:val="22"/>
              </w:rPr>
              <w:t>Sí</w:t>
            </w:r>
          </w:p>
        </w:tc>
      </w:tr>
      <w:tr w:rsidR="00532305" w14:paraId="55853D61"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1A6FC0A" w14:textId="77777777" w:rsidR="00532305" w:rsidRDefault="00B533B7">
            <w:pPr>
              <w:spacing w:line="276" w:lineRule="auto"/>
              <w:ind w:firstLine="0"/>
            </w:pPr>
            <w:r>
              <w:rPr>
                <w:b/>
                <w:sz w:val="22"/>
              </w:rPr>
              <w:t>Foto realista con IA en el probador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E1FF0B6"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A62513C" w14:textId="77777777" w:rsidR="00532305" w:rsidRDefault="00B533B7">
            <w:pPr>
              <w:spacing w:line="276" w:lineRule="auto"/>
              <w:ind w:firstLine="0"/>
            </w:pPr>
            <w:r>
              <w:rPr>
                <w:sz w:val="22"/>
              </w:rPr>
              <w:t>Sí, 10 por mes</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8D31979" w14:textId="77777777" w:rsidR="00532305" w:rsidRDefault="00B533B7">
            <w:pPr>
              <w:spacing w:line="276" w:lineRule="auto"/>
              <w:ind w:firstLine="0"/>
            </w:pPr>
            <w:r>
              <w:rPr>
                <w:sz w:val="22"/>
              </w:rPr>
              <w:t>Sí, 100 por mes</w:t>
            </w:r>
          </w:p>
        </w:tc>
      </w:tr>
      <w:tr w:rsidR="00532305" w14:paraId="280655B8"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39086FB" w14:textId="77777777" w:rsidR="00532305" w:rsidRDefault="00B533B7">
            <w:pPr>
              <w:spacing w:line="276" w:lineRule="auto"/>
              <w:ind w:firstLine="0"/>
            </w:pPr>
            <w:r>
              <w:rPr>
                <w:b/>
                <w:sz w:val="22"/>
              </w:rPr>
              <w:t>Historial de la bitácora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9735BC" w14:textId="77777777" w:rsidR="00532305" w:rsidRDefault="00B533B7">
            <w:pPr>
              <w:spacing w:line="276" w:lineRule="auto"/>
              <w:ind w:firstLine="0"/>
            </w:pPr>
            <w:r>
              <w:rPr>
                <w:sz w:val="22"/>
              </w:rPr>
              <w:t>30 días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5F52C29" w14:textId="77777777" w:rsidR="00532305" w:rsidRDefault="00B533B7">
            <w:pPr>
              <w:spacing w:line="276" w:lineRule="auto"/>
              <w:ind w:firstLine="0"/>
            </w:pPr>
            <w:r>
              <w:rPr>
                <w:sz w:val="22"/>
              </w:rPr>
              <w:t>6 meses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9AC09F3" w14:textId="77777777" w:rsidR="00532305" w:rsidRDefault="00B533B7">
            <w:pPr>
              <w:spacing w:line="276" w:lineRule="auto"/>
              <w:ind w:firstLine="0"/>
            </w:pPr>
            <w:r>
              <w:rPr>
                <w:sz w:val="22"/>
              </w:rPr>
              <w:t>Completo</w:t>
            </w:r>
          </w:p>
        </w:tc>
      </w:tr>
      <w:tr w:rsidR="00532305" w14:paraId="067D63B4"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6132E4A" w14:textId="77777777" w:rsidR="00532305" w:rsidRDefault="00B533B7">
            <w:pPr>
              <w:spacing w:line="276" w:lineRule="auto"/>
              <w:ind w:firstLine="0"/>
            </w:pPr>
            <w:r>
              <w:rPr>
                <w:b/>
                <w:sz w:val="22"/>
              </w:rPr>
              <w:t>Analítica con ML y su dashboard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8E39A6E"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A86E16"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943336" w14:textId="77777777" w:rsidR="00532305" w:rsidRDefault="00B533B7">
            <w:pPr>
              <w:spacing w:line="276" w:lineRule="auto"/>
              <w:ind w:firstLine="0"/>
            </w:pPr>
            <w:r>
              <w:rPr>
                <w:sz w:val="22"/>
              </w:rPr>
              <w:t>Sí</w:t>
            </w:r>
          </w:p>
        </w:tc>
      </w:tr>
      <w:tr w:rsidR="00532305" w14:paraId="41DA003D"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366B601" w14:textId="77777777" w:rsidR="00532305" w:rsidRDefault="00B533B7">
            <w:pPr>
              <w:spacing w:line="276" w:lineRule="auto"/>
              <w:ind w:firstLine="0"/>
            </w:pPr>
            <w:r>
              <w:rPr>
                <w:b/>
                <w:sz w:val="22"/>
              </w:rPr>
              <w:t>Exportación completa de los datos de la empresa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660EE05"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9835B8"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D51B001" w14:textId="77777777" w:rsidR="00532305" w:rsidRDefault="00B533B7">
            <w:pPr>
              <w:spacing w:line="276" w:lineRule="auto"/>
              <w:ind w:firstLine="0"/>
            </w:pPr>
            <w:r>
              <w:rPr>
                <w:sz w:val="22"/>
              </w:rPr>
              <w:t>Sí</w:t>
            </w:r>
          </w:p>
        </w:tc>
      </w:tr>
    </w:tbl>
    <w:p w14:paraId="6347F0F6" w14:textId="77777777" w:rsidR="00532305" w:rsidRDefault="00532305"/>
    <w:p w14:paraId="59F3EE2C" w14:textId="77777777" w:rsidR="00532305" w:rsidRDefault="00B533B7">
      <w:pPr>
        <w:spacing w:line="276" w:lineRule="auto"/>
        <w:jc w:val="both"/>
      </w:pPr>
      <w:r>
        <w:rPr>
          <w:b/>
        </w:rPr>
        <w:t>Cómo se aplican los planes:</w:t>
      </w:r>
    </w:p>
    <w:p w14:paraId="7E0501E5" w14:textId="77777777" w:rsidR="00532305" w:rsidRDefault="00B533B7" w:rsidP="00B533B7">
      <w:pPr>
        <w:pStyle w:val="Prrafodelista"/>
        <w:numPr>
          <w:ilvl w:val="0"/>
          <w:numId w:val="2"/>
        </w:numPr>
        <w:spacing w:line="276" w:lineRule="auto"/>
        <w:jc w:val="both"/>
      </w:pPr>
      <w:r>
        <w:t>Cada plan guarda sus límites (máximo de sucursales, de empleados, etc.; vacío significa ilimitado) y su lista de funciones. Se cambian desde el backend, sin tocar código.</w:t>
      </w:r>
    </w:p>
    <w:p w14:paraId="2126AE52" w14:textId="77777777" w:rsidR="00532305" w:rsidRDefault="00B533B7" w:rsidP="00B533B7">
      <w:pPr>
        <w:pStyle w:val="Prrafodelista"/>
        <w:numPr>
          <w:ilvl w:val="0"/>
          <w:numId w:val="2"/>
        </w:numPr>
        <w:spacing w:line="276" w:lineRule="auto"/>
        <w:jc w:val="both"/>
      </w:pPr>
      <w:r>
        <w:t>El backend controla cada operación con una dependencia de FastAPI que verifica la función y el límite del plan, y responde 403 cuando no corresponde. Ocultar el botón en la interfaz no alcanza.</w:t>
      </w:r>
    </w:p>
    <w:p w14:paraId="63FA4AA4" w14:textId="77777777" w:rsidR="00532305" w:rsidRDefault="00B533B7" w:rsidP="00B533B7">
      <w:pPr>
        <w:pStyle w:val="Prrafodelista"/>
        <w:numPr>
          <w:ilvl w:val="0"/>
          <w:numId w:val="2"/>
        </w:numPr>
        <w:spacing w:line="276" w:lineRule="auto"/>
        <w:jc w:val="both"/>
      </w:pPr>
      <w:r>
        <w:t>Al bajar de plan no se borra nada: lo que ya existe se conserva y solo se impide crear por encima del nuevo límite.</w:t>
      </w:r>
    </w:p>
    <w:p w14:paraId="140E6107" w14:textId="77777777" w:rsidR="00532305" w:rsidRDefault="00B533B7" w:rsidP="00B533B7">
      <w:pPr>
        <w:pStyle w:val="Prrafodelista"/>
        <w:numPr>
          <w:ilvl w:val="0"/>
          <w:numId w:val="2"/>
        </w:numPr>
        <w:spacing w:line="276" w:lineRule="auto"/>
        <w:jc w:val="both"/>
      </w:pPr>
      <w:r>
        <w:t>El cobro se simula: el administrador de la plataforma asigna, renueva o cambia el plan.</w:t>
      </w:r>
    </w:p>
    <w:p w14:paraId="06AD0F28" w14:textId="77777777" w:rsidR="00532305" w:rsidRDefault="00B533B7">
      <w:pPr>
        <w:pStyle w:val="Titulo11"/>
      </w:pPr>
      <w:bookmarkStart w:id="15" w:name="_Toc243368901"/>
      <w:r>
        <w:t>2.2. Identificación de actores</w:t>
      </w:r>
      <w:bookmarkEnd w:id="15"/>
    </w:p>
    <w:p w14:paraId="382B1B31" w14:textId="77777777" w:rsidR="00532305" w:rsidRDefault="00B533B7">
      <w:pPr>
        <w:spacing w:line="276" w:lineRule="auto"/>
        <w:jc w:val="both"/>
      </w:pPr>
      <w:r>
        <w:t xml:space="preserve">Se suma un solo actor nuevo, el </w:t>
      </w:r>
      <w:r>
        <w:rPr>
          <w:b/>
        </w:rPr>
        <w:t>administrador de la plataforma</w:t>
      </w:r>
      <w:r>
        <w:t>. Los cinco roles que ya existían pasan a trabajar dentro de una empresa.</w:t>
      </w:r>
    </w:p>
    <w:tbl>
      <w:tblPr>
        <w:tblW w:w="9782" w:type="dxa"/>
        <w:tblInd w:w="-434" w:type="dxa"/>
        <w:tblLook w:val="04A0" w:firstRow="1" w:lastRow="0" w:firstColumn="1" w:lastColumn="0" w:noHBand="0" w:noVBand="1"/>
      </w:tblPr>
      <w:tblGrid>
        <w:gridCol w:w="2222"/>
        <w:gridCol w:w="2083"/>
        <w:gridCol w:w="3241"/>
        <w:gridCol w:w="2236"/>
      </w:tblGrid>
      <w:tr w:rsidR="00532305" w14:paraId="29828A1C"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8BF0057" w14:textId="77777777" w:rsidR="00532305" w:rsidRDefault="00B533B7">
            <w:pPr>
              <w:spacing w:line="276" w:lineRule="auto"/>
              <w:ind w:firstLine="0"/>
            </w:pPr>
            <w:r>
              <w:rPr>
                <w:b/>
                <w:color w:val="EE0000"/>
                <w:sz w:val="22"/>
              </w:rPr>
              <w:t>Actor</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27CE5C5" w14:textId="77777777" w:rsidR="00532305" w:rsidRDefault="00B533B7">
            <w:pPr>
              <w:spacing w:line="276" w:lineRule="auto"/>
              <w:ind w:firstLine="0"/>
            </w:pPr>
            <w:r>
              <w:rPr>
                <w:b/>
                <w:color w:val="EE0000"/>
                <w:sz w:val="22"/>
              </w:rPr>
              <w:t>Ámbito</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C877A15" w14:textId="77777777" w:rsidR="00532305" w:rsidRDefault="00B533B7">
            <w:pPr>
              <w:spacing w:line="276" w:lineRule="auto"/>
              <w:ind w:firstLine="0"/>
            </w:pPr>
            <w:r>
              <w:rPr>
                <w:b/>
                <w:color w:val="EE0000"/>
                <w:sz w:val="22"/>
              </w:rPr>
              <w:t>Responsabilidad</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631DFF" w14:textId="77777777" w:rsidR="00532305" w:rsidRDefault="00B533B7">
            <w:pPr>
              <w:spacing w:line="276" w:lineRule="auto"/>
              <w:ind w:firstLine="0"/>
            </w:pPr>
            <w:r>
              <w:rPr>
                <w:b/>
                <w:color w:val="EE0000"/>
                <w:sz w:val="22"/>
              </w:rPr>
              <w:t>Rol en el sistema</w:t>
            </w:r>
          </w:p>
        </w:tc>
      </w:tr>
      <w:tr w:rsidR="00532305" w14:paraId="3978F601"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FF90D7F" w14:textId="77777777" w:rsidR="00532305" w:rsidRDefault="00B533B7">
            <w:pPr>
              <w:spacing w:line="276" w:lineRule="auto"/>
              <w:ind w:firstLine="0"/>
            </w:pPr>
            <w:r>
              <w:rPr>
                <w:b/>
                <w:sz w:val="22"/>
              </w:rPr>
              <w:t>Administrador de la plataforma</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08772E3" w14:textId="77777777" w:rsidR="00532305" w:rsidRDefault="00B533B7">
            <w:pPr>
              <w:spacing w:line="276" w:lineRule="auto"/>
              <w:ind w:firstLine="0"/>
            </w:pPr>
            <w:r>
              <w:rPr>
                <w:sz w:val="22"/>
              </w:rPr>
              <w:t>Toda la plataforma, fuera de los tenants</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74F5FAE" w14:textId="77777777" w:rsidR="00532305" w:rsidRDefault="00B533B7">
            <w:pPr>
              <w:spacing w:line="276" w:lineRule="auto"/>
              <w:ind w:firstLine="0"/>
            </w:pPr>
            <w:r>
              <w:rPr>
                <w:sz w:val="22"/>
              </w:rPr>
              <w:t>Registra empresas, define planes y sus límites, asigna y renueva suscripciones</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1681A8" w14:textId="77777777" w:rsidR="00532305" w:rsidRDefault="00B533B7">
            <w:pPr>
              <w:spacing w:line="276" w:lineRule="auto"/>
              <w:ind w:firstLine="0"/>
            </w:pPr>
            <w:r>
              <w:rPr>
                <w:sz w:val="22"/>
              </w:rPr>
              <w:t>Nuevo</w:t>
            </w:r>
          </w:p>
        </w:tc>
      </w:tr>
      <w:tr w:rsidR="00532305" w14:paraId="392257B4"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0825462" w14:textId="77777777" w:rsidR="00532305" w:rsidRDefault="00B533B7">
            <w:pPr>
              <w:spacing w:line="276" w:lineRule="auto"/>
              <w:ind w:firstLine="0"/>
            </w:pPr>
            <w:r>
              <w:rPr>
                <w:b/>
                <w:sz w:val="22"/>
              </w:rPr>
              <w:t>Administrador de la empresa</w:t>
            </w:r>
          </w:p>
        </w:tc>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EC3381" w14:textId="77777777" w:rsidR="00532305" w:rsidRDefault="00B533B7">
            <w:pPr>
              <w:spacing w:line="276" w:lineRule="auto"/>
              <w:ind w:firstLine="0"/>
            </w:pPr>
            <w:r>
              <w:rPr>
                <w:sz w:val="22"/>
              </w:rPr>
              <w:t>Su empresa y todas sus sucursales</w:t>
            </w:r>
          </w:p>
        </w:tc>
        <w:tc>
          <w:tcPr>
            <w:tcW w:w="3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80B81A" w14:textId="77777777" w:rsidR="00532305" w:rsidRDefault="00B533B7">
            <w:pPr>
              <w:spacing w:line="276" w:lineRule="auto"/>
              <w:ind w:firstLine="0"/>
            </w:pPr>
            <w:r>
              <w:rPr>
                <w:sz w:val="22"/>
              </w:rPr>
              <w:t>Gestiona sucursales, empleados, catálogo, inventario y reportes; ordena traspasos</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2387ED" w14:textId="77777777" w:rsidR="00532305" w:rsidRDefault="00B533B7">
            <w:pPr>
              <w:spacing w:line="276" w:lineRule="auto"/>
              <w:ind w:firstLine="0"/>
            </w:pPr>
            <w:r>
              <w:rPr>
                <w:sz w:val="22"/>
              </w:rPr>
              <w:t>ADMINISTRADOR</w:t>
            </w:r>
          </w:p>
        </w:tc>
      </w:tr>
      <w:tr w:rsidR="00532305" w14:paraId="2CCDB41B"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8B6E9A" w14:textId="77777777" w:rsidR="00532305" w:rsidRDefault="00B533B7">
            <w:pPr>
              <w:spacing w:line="276" w:lineRule="auto"/>
              <w:ind w:firstLine="0"/>
            </w:pPr>
            <w:r>
              <w:rPr>
                <w:b/>
                <w:sz w:val="22"/>
              </w:rPr>
              <w:t>Encargado de sucursal</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11EFE77" w14:textId="77777777" w:rsidR="00532305" w:rsidRDefault="00B533B7">
            <w:pPr>
              <w:spacing w:line="276" w:lineRule="auto"/>
              <w:ind w:firstLine="0"/>
            </w:pPr>
            <w:r>
              <w:rPr>
                <w:sz w:val="22"/>
              </w:rPr>
              <w:t>Su sucursal</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D14B9BB" w14:textId="77777777" w:rsidR="00532305" w:rsidRDefault="00B533B7">
            <w:pPr>
              <w:spacing w:line="276" w:lineRule="auto"/>
              <w:ind w:firstLine="0"/>
            </w:pPr>
            <w:r>
              <w:rPr>
                <w:sz w:val="22"/>
              </w:rPr>
              <w:t>Inventario de su tienda; pide traspasos y aprueba devoluciones</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F25EBA3" w14:textId="77777777" w:rsidR="00532305" w:rsidRDefault="00B533B7">
            <w:pPr>
              <w:spacing w:line="276" w:lineRule="auto"/>
              <w:ind w:firstLine="0"/>
            </w:pPr>
            <w:r>
              <w:rPr>
                <w:sz w:val="22"/>
              </w:rPr>
              <w:t>ENCARGADO</w:t>
            </w:r>
          </w:p>
        </w:tc>
      </w:tr>
      <w:tr w:rsidR="00532305" w14:paraId="536B649B"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83308B" w14:textId="77777777" w:rsidR="00532305" w:rsidRDefault="00B533B7">
            <w:pPr>
              <w:spacing w:line="276" w:lineRule="auto"/>
              <w:ind w:firstLine="0"/>
            </w:pPr>
            <w:r>
              <w:rPr>
                <w:b/>
                <w:sz w:val="22"/>
              </w:rPr>
              <w:t>Cajero</w:t>
            </w:r>
          </w:p>
        </w:tc>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5EA424D" w14:textId="77777777" w:rsidR="00532305" w:rsidRDefault="00B533B7">
            <w:pPr>
              <w:spacing w:line="276" w:lineRule="auto"/>
              <w:ind w:firstLine="0"/>
            </w:pPr>
            <w:r>
              <w:rPr>
                <w:sz w:val="22"/>
              </w:rPr>
              <w:t>Su sucursal</w:t>
            </w:r>
          </w:p>
        </w:tc>
        <w:tc>
          <w:tcPr>
            <w:tcW w:w="3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FE5CD6" w14:textId="77777777" w:rsidR="00532305" w:rsidRDefault="00B533B7">
            <w:pPr>
              <w:spacing w:line="276" w:lineRule="auto"/>
              <w:ind w:firstLine="0"/>
            </w:pPr>
            <w:r>
              <w:rPr>
                <w:sz w:val="22"/>
              </w:rPr>
              <w:t>Ventas y reservas en caja, también sin conexión</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3C67EB" w14:textId="77777777" w:rsidR="00532305" w:rsidRDefault="00B533B7">
            <w:pPr>
              <w:spacing w:line="276" w:lineRule="auto"/>
              <w:ind w:firstLine="0"/>
            </w:pPr>
            <w:r>
              <w:rPr>
                <w:sz w:val="22"/>
              </w:rPr>
              <w:t>CAJERO</w:t>
            </w:r>
          </w:p>
        </w:tc>
      </w:tr>
      <w:tr w:rsidR="00532305" w14:paraId="13F54779"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9FF7E07" w14:textId="77777777" w:rsidR="00532305" w:rsidRDefault="00B533B7">
            <w:pPr>
              <w:spacing w:line="276" w:lineRule="auto"/>
              <w:ind w:firstLine="0"/>
            </w:pPr>
            <w:r>
              <w:rPr>
                <w:b/>
                <w:sz w:val="22"/>
              </w:rPr>
              <w:t>Cliente</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92A5B7" w14:textId="77777777" w:rsidR="00532305" w:rsidRDefault="00B533B7">
            <w:pPr>
              <w:spacing w:line="276" w:lineRule="auto"/>
              <w:ind w:firstLine="0"/>
            </w:pPr>
            <w:r>
              <w:rPr>
                <w:sz w:val="22"/>
              </w:rPr>
              <w:t>La tienda en línea de una empresa</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9EC28C8" w14:textId="77777777" w:rsidR="00532305" w:rsidRDefault="00B533B7">
            <w:pPr>
              <w:spacing w:line="276" w:lineRule="auto"/>
              <w:ind w:firstLine="0"/>
            </w:pPr>
            <w:r>
              <w:rPr>
                <w:sz w:val="22"/>
              </w:rPr>
              <w:t>Compra, reserva, se prueba prendas y pide devoluciones por la web</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3E56F8E" w14:textId="77777777" w:rsidR="00532305" w:rsidRDefault="00B533B7">
            <w:pPr>
              <w:spacing w:line="276" w:lineRule="auto"/>
              <w:ind w:firstLine="0"/>
            </w:pPr>
            <w:r>
              <w:rPr>
                <w:sz w:val="22"/>
              </w:rPr>
              <w:t>CLIENTE</w:t>
            </w:r>
          </w:p>
        </w:tc>
      </w:tr>
      <w:tr w:rsidR="00532305" w14:paraId="3881FA0D"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C398DD" w14:textId="77777777" w:rsidR="00532305" w:rsidRDefault="00B533B7">
            <w:pPr>
              <w:spacing w:line="276" w:lineRule="auto"/>
              <w:ind w:firstLine="0"/>
            </w:pPr>
            <w:r>
              <w:rPr>
                <w:b/>
                <w:sz w:val="22"/>
              </w:rPr>
              <w:t>Proveedor</w:t>
            </w:r>
          </w:p>
        </w:tc>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1CC410F" w14:textId="77777777" w:rsidR="00532305" w:rsidRDefault="00B533B7">
            <w:pPr>
              <w:spacing w:line="276" w:lineRule="auto"/>
              <w:ind w:firstLine="0"/>
            </w:pPr>
            <w:r>
              <w:rPr>
                <w:sz w:val="22"/>
              </w:rPr>
              <w:t>Las empresas con las que trabaja</w:t>
            </w:r>
          </w:p>
        </w:tc>
        <w:tc>
          <w:tcPr>
            <w:tcW w:w="3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E8B011" w14:textId="77777777" w:rsidR="00532305" w:rsidRDefault="00B533B7">
            <w:pPr>
              <w:spacing w:line="276" w:lineRule="auto"/>
              <w:ind w:firstLine="0"/>
            </w:pPr>
            <w:r>
              <w:rPr>
                <w:sz w:val="22"/>
              </w:rPr>
              <w:t>Consulta y actualiza sus productos</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0B7714A" w14:textId="77777777" w:rsidR="00532305" w:rsidRDefault="00B533B7">
            <w:pPr>
              <w:spacing w:line="276" w:lineRule="auto"/>
              <w:ind w:firstLine="0"/>
            </w:pPr>
            <w:r>
              <w:rPr>
                <w:sz w:val="22"/>
              </w:rPr>
              <w:t>PROVEEDOR</w:t>
            </w:r>
          </w:p>
        </w:tc>
      </w:tr>
      <w:tr w:rsidR="00532305" w14:paraId="3535C6BB"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D629A37" w14:textId="77777777" w:rsidR="00532305" w:rsidRDefault="00B533B7">
            <w:pPr>
              <w:spacing w:line="276" w:lineRule="auto"/>
              <w:ind w:firstLine="0"/>
            </w:pPr>
            <w:r>
              <w:rPr>
                <w:b/>
                <w:sz w:val="22"/>
              </w:rPr>
              <w:t>Empresa interesada</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AC3137B" w14:textId="77777777" w:rsidR="00532305" w:rsidRDefault="00B533B7">
            <w:pPr>
              <w:spacing w:line="276" w:lineRule="auto"/>
              <w:ind w:firstLine="0"/>
            </w:pPr>
            <w:r>
              <w:rPr>
                <w:sz w:val="22"/>
              </w:rPr>
              <w:t>La página pública de la plataforma</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8CF5E48" w14:textId="77777777" w:rsidR="00532305" w:rsidRDefault="00B533B7">
            <w:pPr>
              <w:spacing w:line="276" w:lineRule="auto"/>
              <w:ind w:firstLine="0"/>
            </w:pPr>
            <w:r>
              <w:rPr>
                <w:sz w:val="22"/>
              </w:rPr>
              <w:t>Contrata un plan y da de alta su empresa</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660A8BA" w14:textId="77777777" w:rsidR="00532305" w:rsidRDefault="00B533B7">
            <w:pPr>
              <w:spacing w:line="276" w:lineRule="auto"/>
              <w:ind w:firstLine="0"/>
            </w:pPr>
            <w:r>
              <w:rPr>
                <w:sz w:val="22"/>
              </w:rPr>
              <w:t>Nuevo (visitante)</w:t>
            </w:r>
          </w:p>
        </w:tc>
      </w:tr>
      <w:tr w:rsidR="00532305" w14:paraId="4CE3AD92"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15C1A2" w14:textId="77777777" w:rsidR="00532305" w:rsidRDefault="00B533B7">
            <w:pPr>
              <w:spacing w:line="276" w:lineRule="auto"/>
              <w:ind w:firstLine="0"/>
            </w:pPr>
            <w:r>
              <w:rPr>
                <w:b/>
                <w:sz w:val="22"/>
              </w:rPr>
              <w:t>Sistema</w:t>
            </w:r>
          </w:p>
        </w:tc>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B24B8E" w14:textId="77777777" w:rsidR="00532305" w:rsidRDefault="00B533B7">
            <w:pPr>
              <w:spacing w:line="276" w:lineRule="auto"/>
              <w:ind w:firstLine="0"/>
            </w:pPr>
            <w:r>
              <w:rPr>
                <w:sz w:val="22"/>
              </w:rPr>
              <w:t>Procesos automáticos del backend</w:t>
            </w:r>
          </w:p>
        </w:tc>
        <w:tc>
          <w:tcPr>
            <w:tcW w:w="3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09490D" w14:textId="77777777" w:rsidR="00532305" w:rsidRDefault="00B533B7">
            <w:pPr>
              <w:spacing w:line="276" w:lineRule="auto"/>
              <w:ind w:firstLine="0"/>
            </w:pPr>
            <w:r>
              <w:rPr>
                <w:sz w:val="22"/>
              </w:rPr>
              <w:t>Verifica el plan, sincroniza, notifica y entrena los modelos</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2442F9F" w14:textId="77777777" w:rsidR="00532305" w:rsidRDefault="00B533B7">
            <w:pPr>
              <w:spacing w:line="276" w:lineRule="auto"/>
              <w:ind w:firstLine="0"/>
            </w:pPr>
            <w:r>
              <w:rPr>
                <w:sz w:val="22"/>
              </w:rPr>
              <w:t>Proceso interno</w:t>
            </w:r>
          </w:p>
        </w:tc>
      </w:tr>
      <w:tr w:rsidR="00532305" w14:paraId="7ADBF969"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5868677" w14:textId="77777777" w:rsidR="00532305" w:rsidRDefault="00B533B7">
            <w:pPr>
              <w:spacing w:line="276" w:lineRule="auto"/>
              <w:ind w:firstLine="0"/>
            </w:pPr>
            <w:r>
              <w:rPr>
                <w:b/>
                <w:sz w:val="22"/>
              </w:rPr>
              <w:t>Servicio de IA (externo)</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4E16790" w14:textId="77777777" w:rsidR="00532305" w:rsidRDefault="00B533B7">
            <w:pPr>
              <w:spacing w:line="276" w:lineRule="auto"/>
              <w:ind w:firstLine="0"/>
            </w:pPr>
            <w:r>
              <w:rPr>
                <w:sz w:val="22"/>
              </w:rPr>
              <w:t>Llamado por el backend</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4EBB1A" w14:textId="77777777" w:rsidR="00532305" w:rsidRDefault="00B533B7">
            <w:pPr>
              <w:spacing w:line="276" w:lineRule="auto"/>
              <w:ind w:firstLine="0"/>
            </w:pPr>
            <w:r>
              <w:rPr>
                <w:sz w:val="22"/>
              </w:rPr>
              <w:t>Interpreta el pedido de reporte; nunca accede a la base</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56CD2B3" w14:textId="77777777" w:rsidR="00532305" w:rsidRDefault="00B533B7">
            <w:pPr>
              <w:spacing w:line="276" w:lineRule="auto"/>
              <w:ind w:firstLine="0"/>
            </w:pPr>
            <w:r>
              <w:rPr>
                <w:sz w:val="22"/>
              </w:rPr>
              <w:t>Gemini</w:t>
            </w:r>
          </w:p>
        </w:tc>
      </w:tr>
    </w:tbl>
    <w:p w14:paraId="63FC2FEC" w14:textId="77777777" w:rsidR="00532305" w:rsidRDefault="00532305"/>
    <w:p w14:paraId="5CC75776" w14:textId="77777777" w:rsidR="00532305" w:rsidRDefault="00B533B7">
      <w:pPr>
        <w:spacing w:line="276" w:lineRule="auto"/>
        <w:jc w:val="both"/>
      </w:pPr>
      <w:r>
        <w:t>El cambio de fondo está en el administrador: en el primer parcial veía todo el sistema; con el multitenant ve solo lo de su empresa.</w:t>
      </w:r>
    </w:p>
    <w:p w14:paraId="667324D4" w14:textId="77777777" w:rsidR="00532305" w:rsidRDefault="00B533B7">
      <w:pPr>
        <w:pStyle w:val="Titulo11"/>
      </w:pPr>
      <w:bookmarkStart w:id="16" w:name="_Toc243368902"/>
      <w:r>
        <w:t>2.3. Requisitos funcionales y no funcionales</w:t>
      </w:r>
      <w:bookmarkEnd w:id="16"/>
    </w:p>
    <w:p w14:paraId="6A58C67C" w14:textId="77777777" w:rsidR="00532305" w:rsidRDefault="00B533B7">
      <w:pPr>
        <w:pStyle w:val="Titulo2"/>
      </w:pPr>
      <w:bookmarkStart w:id="17" w:name="_Toc243368903"/>
      <w:r>
        <w:t>2.3.1. Requisitos funcionales del enunciado</w:t>
      </w:r>
      <w:bookmarkEnd w:id="17"/>
    </w:p>
    <w:p w14:paraId="6AC36B58" w14:textId="77777777" w:rsidR="00532305" w:rsidRDefault="00B533B7">
      <w:pPr>
        <w:spacing w:line="276" w:lineRule="auto"/>
        <w:jc w:val="both"/>
      </w:pPr>
      <w:r>
        <w:t>Son 33 requisitos en cinco módulos. La columna Origen indica la sección del enunciado, para rastrearlos en ICONIX. La asociación con los casos de uso se completa en la sección 2.5.</w:t>
      </w:r>
    </w:p>
    <w:p w14:paraId="65FA092D" w14:textId="77777777" w:rsidR="00532305" w:rsidRDefault="00B533B7">
      <w:pPr>
        <w:pStyle w:val="Titulo3"/>
      </w:pPr>
      <w:r>
        <w:t>Módulo SaaS: empresas, planes y suscripciones</w:t>
      </w:r>
    </w:p>
    <w:tbl>
      <w:tblPr>
        <w:tblW w:w="9782" w:type="dxa"/>
        <w:tblInd w:w="-434" w:type="dxa"/>
        <w:tblLook w:val="04A0" w:firstRow="1" w:lastRow="0" w:firstColumn="1" w:lastColumn="0" w:noHBand="0" w:noVBand="1"/>
      </w:tblPr>
      <w:tblGrid>
        <w:gridCol w:w="1100"/>
        <w:gridCol w:w="7182"/>
        <w:gridCol w:w="1500"/>
      </w:tblGrid>
      <w:tr w:rsidR="00532305" w14:paraId="06D2181B"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3EE701" w14:textId="77777777" w:rsidR="00532305" w:rsidRDefault="00B533B7">
            <w:pPr>
              <w:spacing w:line="276" w:lineRule="auto"/>
              <w:ind w:firstLine="0"/>
            </w:pPr>
            <w:r>
              <w:rPr>
                <w:b/>
                <w:color w:val="EE0000"/>
                <w:sz w:val="22"/>
              </w:rPr>
              <w:t>RF</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C30DB2B" w14:textId="77777777" w:rsidR="00532305" w:rsidRDefault="00B533B7">
            <w:pPr>
              <w:spacing w:line="276" w:lineRule="auto"/>
              <w:ind w:firstLine="0"/>
            </w:pPr>
            <w:r>
              <w:rPr>
                <w:b/>
                <w:color w:val="EE0000"/>
                <w:sz w:val="22"/>
              </w:rPr>
              <w:t>El sistema deberá permitir…</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54D73D" w14:textId="77777777" w:rsidR="00532305" w:rsidRDefault="00B533B7">
            <w:pPr>
              <w:spacing w:line="276" w:lineRule="auto"/>
              <w:ind w:firstLine="0"/>
            </w:pPr>
            <w:r>
              <w:rPr>
                <w:b/>
                <w:color w:val="EE0000"/>
                <w:sz w:val="22"/>
              </w:rPr>
              <w:t>Origen</w:t>
            </w:r>
          </w:p>
        </w:tc>
      </w:tr>
      <w:tr w:rsidR="00532305" w14:paraId="0A5F9F46"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F36839" w14:textId="77777777" w:rsidR="00532305" w:rsidRDefault="00B533B7">
            <w:pPr>
              <w:spacing w:line="276" w:lineRule="auto"/>
              <w:ind w:firstLine="0"/>
            </w:pPr>
            <w:r>
              <w:rPr>
                <w:b/>
                <w:sz w:val="22"/>
              </w:rPr>
              <w:t>RF-01</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F23730" w14:textId="77777777" w:rsidR="00532305" w:rsidRDefault="00B533B7">
            <w:pPr>
              <w:spacing w:line="276" w:lineRule="auto"/>
              <w:ind w:firstLine="0"/>
            </w:pPr>
            <w:r>
              <w:rPr>
                <w:sz w:val="22"/>
              </w:rPr>
              <w:t>Registrar empresas contratantes (tenants), con al menos dos empresas de prueba</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F3BF62C" w14:textId="77777777" w:rsidR="00532305" w:rsidRDefault="00B533B7">
            <w:pPr>
              <w:spacing w:line="276" w:lineRule="auto"/>
              <w:ind w:firstLine="0"/>
            </w:pPr>
            <w:r>
              <w:rPr>
                <w:sz w:val="22"/>
              </w:rPr>
              <w:t>9.3</w:t>
            </w:r>
          </w:p>
        </w:tc>
      </w:tr>
      <w:tr w:rsidR="00532305" w14:paraId="09E9B7DB"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16DF721" w14:textId="77777777" w:rsidR="00532305" w:rsidRDefault="00B533B7">
            <w:pPr>
              <w:spacing w:line="276" w:lineRule="auto"/>
              <w:ind w:firstLine="0"/>
            </w:pPr>
            <w:r>
              <w:rPr>
                <w:b/>
                <w:sz w:val="22"/>
              </w:rPr>
              <w:t>RF-02</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2AE7764" w14:textId="77777777" w:rsidR="00532305" w:rsidRDefault="00B533B7">
            <w:pPr>
              <w:spacing w:line="276" w:lineRule="auto"/>
              <w:ind w:firstLine="0"/>
            </w:pPr>
            <w:r>
              <w:rPr>
                <w:sz w:val="22"/>
              </w:rPr>
              <w:t>Designar un administrador por empresa al darla de alta</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A271F54" w14:textId="77777777" w:rsidR="00532305" w:rsidRDefault="00B533B7">
            <w:pPr>
              <w:spacing w:line="276" w:lineRule="auto"/>
              <w:ind w:firstLine="0"/>
            </w:pPr>
            <w:r>
              <w:rPr>
                <w:sz w:val="22"/>
              </w:rPr>
              <w:t>9.3</w:t>
            </w:r>
          </w:p>
        </w:tc>
      </w:tr>
      <w:tr w:rsidR="00532305" w14:paraId="6DDBD321"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63EF3F8" w14:textId="77777777" w:rsidR="00532305" w:rsidRDefault="00B533B7">
            <w:pPr>
              <w:spacing w:line="276" w:lineRule="auto"/>
              <w:ind w:firstLine="0"/>
            </w:pPr>
            <w:r>
              <w:rPr>
                <w:b/>
                <w:sz w:val="22"/>
              </w:rPr>
              <w:t>RF-03</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8225FC4" w14:textId="77777777" w:rsidR="00532305" w:rsidRDefault="00B533B7">
            <w:pPr>
              <w:spacing w:line="276" w:lineRule="auto"/>
              <w:ind w:firstLine="0"/>
            </w:pPr>
            <w:r>
              <w:rPr>
                <w:sz w:val="22"/>
              </w:rPr>
              <w:t>Asociar usuarios y sucursales a su empresa</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9C0A08A" w14:textId="77777777" w:rsidR="00532305" w:rsidRDefault="00B533B7">
            <w:pPr>
              <w:spacing w:line="276" w:lineRule="auto"/>
              <w:ind w:firstLine="0"/>
            </w:pPr>
            <w:r>
              <w:rPr>
                <w:sz w:val="22"/>
              </w:rPr>
              <w:t>9.3</w:t>
            </w:r>
          </w:p>
        </w:tc>
      </w:tr>
      <w:tr w:rsidR="00532305" w14:paraId="6054EE9E"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3F82B7" w14:textId="77777777" w:rsidR="00532305" w:rsidRDefault="00B533B7">
            <w:pPr>
              <w:spacing w:line="276" w:lineRule="auto"/>
              <w:ind w:firstLine="0"/>
            </w:pPr>
            <w:r>
              <w:rPr>
                <w:b/>
                <w:sz w:val="22"/>
              </w:rPr>
              <w:t>RF-04</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866559" w14:textId="77777777" w:rsidR="00532305" w:rsidRDefault="00B533B7">
            <w:pPr>
              <w:spacing w:line="276" w:lineRule="auto"/>
              <w:ind w:firstLine="0"/>
            </w:pPr>
            <w:r>
              <w:rPr>
                <w:sz w:val="22"/>
              </w:rPr>
              <w:t>Definir planes con límites y funciones configurables desde el backend</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EEACA06" w14:textId="77777777" w:rsidR="00532305" w:rsidRDefault="00B533B7">
            <w:pPr>
              <w:spacing w:line="276" w:lineRule="auto"/>
              <w:ind w:firstLine="0"/>
            </w:pPr>
            <w:r>
              <w:rPr>
                <w:sz w:val="22"/>
              </w:rPr>
              <w:t>9.4</w:t>
            </w:r>
          </w:p>
        </w:tc>
      </w:tr>
      <w:tr w:rsidR="00532305" w14:paraId="7EA3F8A5"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5530435" w14:textId="77777777" w:rsidR="00532305" w:rsidRDefault="00B533B7">
            <w:pPr>
              <w:spacing w:line="276" w:lineRule="auto"/>
              <w:ind w:firstLine="0"/>
            </w:pPr>
            <w:r>
              <w:rPr>
                <w:b/>
                <w:sz w:val="22"/>
              </w:rPr>
              <w:t>RF-05</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CD532CE" w14:textId="77777777" w:rsidR="00532305" w:rsidRDefault="00B533B7">
            <w:pPr>
              <w:spacing w:line="276" w:lineRule="auto"/>
              <w:ind w:firstLine="0"/>
            </w:pPr>
            <w:r>
              <w:rPr>
                <w:sz w:val="22"/>
              </w:rPr>
              <w:t>Asignar un plan a una empresa, con fecha de inicio y de vencimiento</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A0AE29A" w14:textId="77777777" w:rsidR="00532305" w:rsidRDefault="00B533B7">
            <w:pPr>
              <w:spacing w:line="276" w:lineRule="auto"/>
              <w:ind w:firstLine="0"/>
            </w:pPr>
            <w:r>
              <w:rPr>
                <w:sz w:val="22"/>
              </w:rPr>
              <w:t>9.5</w:t>
            </w:r>
          </w:p>
        </w:tc>
      </w:tr>
      <w:tr w:rsidR="00532305" w14:paraId="7E197820"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386D5D0" w14:textId="77777777" w:rsidR="00532305" w:rsidRDefault="00B533B7">
            <w:pPr>
              <w:spacing w:line="276" w:lineRule="auto"/>
              <w:ind w:firstLine="0"/>
            </w:pPr>
            <w:r>
              <w:rPr>
                <w:b/>
                <w:sz w:val="22"/>
              </w:rPr>
              <w:t>RF-06</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6C580C7" w14:textId="77777777" w:rsidR="00532305" w:rsidRDefault="00B533B7">
            <w:pPr>
              <w:spacing w:line="276" w:lineRule="auto"/>
              <w:ind w:firstLine="0"/>
            </w:pPr>
            <w:r>
              <w:rPr>
                <w:sz w:val="22"/>
              </w:rPr>
              <w:t>Consultar el plan contratado y el estado de la suscripción</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EA21A5" w14:textId="77777777" w:rsidR="00532305" w:rsidRDefault="00B533B7">
            <w:pPr>
              <w:spacing w:line="276" w:lineRule="auto"/>
              <w:ind w:firstLine="0"/>
            </w:pPr>
            <w:r>
              <w:rPr>
                <w:sz w:val="22"/>
              </w:rPr>
              <w:t>9.3, 9.5</w:t>
            </w:r>
          </w:p>
        </w:tc>
      </w:tr>
      <w:tr w:rsidR="00532305" w14:paraId="03059B79"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2264E1" w14:textId="77777777" w:rsidR="00532305" w:rsidRDefault="00B533B7">
            <w:pPr>
              <w:spacing w:line="276" w:lineRule="auto"/>
              <w:ind w:firstLine="0"/>
            </w:pPr>
            <w:r>
              <w:rPr>
                <w:b/>
                <w:sz w:val="22"/>
              </w:rPr>
              <w:t>RF-07</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C84CBF3" w14:textId="77777777" w:rsidR="00532305" w:rsidRDefault="00B533B7">
            <w:pPr>
              <w:spacing w:line="276" w:lineRule="auto"/>
              <w:ind w:firstLine="0"/>
            </w:pPr>
            <w:r>
              <w:rPr>
                <w:sz w:val="22"/>
              </w:rPr>
              <w:t>Cambiar de plan y renovar la suscripción, con el cobro simulado</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D911CAB" w14:textId="77777777" w:rsidR="00532305" w:rsidRDefault="00B533B7">
            <w:pPr>
              <w:spacing w:line="276" w:lineRule="auto"/>
              <w:ind w:firstLine="0"/>
            </w:pPr>
            <w:r>
              <w:rPr>
                <w:sz w:val="22"/>
              </w:rPr>
              <w:t>9.5</w:t>
            </w:r>
          </w:p>
        </w:tc>
      </w:tr>
      <w:tr w:rsidR="00532305" w14:paraId="0AF31B33"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92A3226" w14:textId="77777777" w:rsidR="00532305" w:rsidRDefault="00B533B7">
            <w:pPr>
              <w:spacing w:line="276" w:lineRule="auto"/>
              <w:ind w:firstLine="0"/>
            </w:pPr>
            <w:r>
              <w:rPr>
                <w:b/>
                <w:sz w:val="22"/>
              </w:rPr>
              <w:t>RF-08</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D29055" w14:textId="77777777" w:rsidR="00532305" w:rsidRDefault="00B533B7">
            <w:pPr>
              <w:spacing w:line="276" w:lineRule="auto"/>
              <w:ind w:firstLine="0"/>
            </w:pPr>
            <w:r>
              <w:rPr>
                <w:sz w:val="22"/>
              </w:rPr>
              <w:t>Suspender o reactivar una suscripción</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F7E403" w14:textId="77777777" w:rsidR="00532305" w:rsidRDefault="00B533B7">
            <w:pPr>
              <w:spacing w:line="276" w:lineRule="auto"/>
              <w:ind w:firstLine="0"/>
            </w:pPr>
            <w:r>
              <w:rPr>
                <w:sz w:val="22"/>
              </w:rPr>
              <w:t>9.3</w:t>
            </w:r>
          </w:p>
        </w:tc>
      </w:tr>
      <w:tr w:rsidR="00532305" w14:paraId="0E67BF61"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B673611" w14:textId="77777777" w:rsidR="00532305" w:rsidRDefault="00B533B7">
            <w:pPr>
              <w:spacing w:line="276" w:lineRule="auto"/>
              <w:ind w:firstLine="0"/>
            </w:pPr>
            <w:r>
              <w:rPr>
                <w:b/>
                <w:sz w:val="22"/>
              </w:rPr>
              <w:t>RF-09</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91E90B" w14:textId="77777777" w:rsidR="00532305" w:rsidRDefault="00B533B7">
            <w:pPr>
              <w:spacing w:line="276" w:lineRule="auto"/>
              <w:ind w:firstLine="0"/>
            </w:pPr>
            <w:r>
              <w:rPr>
                <w:sz w:val="22"/>
              </w:rPr>
              <w:t>Verificar límites y funciones habilitadas y rechazar lo que el plan no permite</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5A60DAF" w14:textId="77777777" w:rsidR="00532305" w:rsidRDefault="00B533B7">
            <w:pPr>
              <w:spacing w:line="276" w:lineRule="auto"/>
              <w:ind w:firstLine="0"/>
            </w:pPr>
            <w:r>
              <w:rPr>
                <w:sz w:val="22"/>
              </w:rPr>
              <w:t>9.5, 9.6</w:t>
            </w:r>
          </w:p>
        </w:tc>
      </w:tr>
    </w:tbl>
    <w:p w14:paraId="3D25A6AF" w14:textId="77777777" w:rsidR="00532305" w:rsidRDefault="00532305"/>
    <w:p w14:paraId="6878551F" w14:textId="77777777" w:rsidR="00532305" w:rsidRDefault="00B533B7">
      <w:pPr>
        <w:pStyle w:val="Titulo3"/>
      </w:pPr>
      <w:r>
        <w:t>Módulo offline: PWA y móvil</w:t>
      </w:r>
    </w:p>
    <w:tbl>
      <w:tblPr>
        <w:tblW w:w="9782" w:type="dxa"/>
        <w:tblInd w:w="-434" w:type="dxa"/>
        <w:tblLook w:val="04A0" w:firstRow="1" w:lastRow="0" w:firstColumn="1" w:lastColumn="0" w:noHBand="0" w:noVBand="1"/>
      </w:tblPr>
      <w:tblGrid>
        <w:gridCol w:w="1100"/>
        <w:gridCol w:w="7182"/>
        <w:gridCol w:w="1500"/>
      </w:tblGrid>
      <w:tr w:rsidR="00532305" w14:paraId="6D066397"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B668663" w14:textId="77777777" w:rsidR="00532305" w:rsidRDefault="00B533B7">
            <w:pPr>
              <w:spacing w:line="276" w:lineRule="auto"/>
              <w:ind w:firstLine="0"/>
            </w:pPr>
            <w:r>
              <w:rPr>
                <w:b/>
                <w:color w:val="EE0000"/>
                <w:sz w:val="22"/>
              </w:rPr>
              <w:t>RF</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73E7508" w14:textId="77777777" w:rsidR="00532305" w:rsidRDefault="00B533B7">
            <w:pPr>
              <w:spacing w:line="276" w:lineRule="auto"/>
              <w:ind w:firstLine="0"/>
            </w:pPr>
            <w:r>
              <w:rPr>
                <w:b/>
                <w:color w:val="EE0000"/>
                <w:sz w:val="22"/>
              </w:rPr>
              <w:t>El sistema deberá permitir…</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21C917F" w14:textId="77777777" w:rsidR="00532305" w:rsidRDefault="00B533B7">
            <w:pPr>
              <w:spacing w:line="276" w:lineRule="auto"/>
              <w:ind w:firstLine="0"/>
            </w:pPr>
            <w:r>
              <w:rPr>
                <w:b/>
                <w:color w:val="EE0000"/>
                <w:sz w:val="22"/>
              </w:rPr>
              <w:t>Origen</w:t>
            </w:r>
          </w:p>
        </w:tc>
      </w:tr>
      <w:tr w:rsidR="00532305" w14:paraId="02F4EE32"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9278960" w14:textId="77777777" w:rsidR="00532305" w:rsidRDefault="00B533B7">
            <w:pPr>
              <w:spacing w:line="276" w:lineRule="auto"/>
              <w:ind w:firstLine="0"/>
            </w:pPr>
            <w:r>
              <w:rPr>
                <w:b/>
                <w:sz w:val="22"/>
              </w:rPr>
              <w:t>RF-10</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CCDE28B" w14:textId="77777777" w:rsidR="00532305" w:rsidRDefault="00B533B7">
            <w:pPr>
              <w:spacing w:line="276" w:lineRule="auto"/>
              <w:ind w:firstLine="0"/>
            </w:pPr>
            <w:r>
              <w:rPr>
                <w:sz w:val="22"/>
              </w:rPr>
              <w:t>Instalar la aplicación web como PWA</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78D0F4" w14:textId="77777777" w:rsidR="00532305" w:rsidRDefault="00B533B7">
            <w:pPr>
              <w:spacing w:line="276" w:lineRule="auto"/>
              <w:ind w:firstLine="0"/>
            </w:pPr>
            <w:r>
              <w:rPr>
                <w:sz w:val="22"/>
              </w:rPr>
              <w:t>5.2</w:t>
            </w:r>
          </w:p>
        </w:tc>
      </w:tr>
      <w:tr w:rsidR="00532305" w14:paraId="74646DEC"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962A792" w14:textId="77777777" w:rsidR="00532305" w:rsidRDefault="00B533B7">
            <w:pPr>
              <w:spacing w:line="276" w:lineRule="auto"/>
              <w:ind w:firstLine="0"/>
            </w:pPr>
            <w:r>
              <w:rPr>
                <w:b/>
                <w:sz w:val="22"/>
              </w:rPr>
              <w:t>RF-11</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8C33062" w14:textId="77777777" w:rsidR="00532305" w:rsidRDefault="00B533B7">
            <w:pPr>
              <w:spacing w:line="276" w:lineRule="auto"/>
              <w:ind w:firstLine="0"/>
            </w:pPr>
            <w:r>
              <w:rPr>
                <w:sz w:val="22"/>
              </w:rPr>
              <w:t>Descargar y guardar en local un subconjunto del catálogo, la sucursal autorizada y los datos mínimos de clientes</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23EDBE" w14:textId="77777777" w:rsidR="00532305" w:rsidRDefault="00B533B7">
            <w:pPr>
              <w:spacing w:line="276" w:lineRule="auto"/>
              <w:ind w:firstLine="0"/>
            </w:pPr>
            <w:r>
              <w:rPr>
                <w:sz w:val="22"/>
              </w:rPr>
              <w:t>5.3, 6.2, 6.3</w:t>
            </w:r>
          </w:p>
        </w:tc>
      </w:tr>
      <w:tr w:rsidR="00532305" w14:paraId="27C39406"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D9DB70" w14:textId="77777777" w:rsidR="00532305" w:rsidRDefault="00B533B7">
            <w:pPr>
              <w:spacing w:line="276" w:lineRule="auto"/>
              <w:ind w:firstLine="0"/>
            </w:pPr>
            <w:r>
              <w:rPr>
                <w:b/>
                <w:sz w:val="22"/>
              </w:rPr>
              <w:t>RF-12</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FC43652" w14:textId="77777777" w:rsidR="00532305" w:rsidRDefault="00B533B7">
            <w:pPr>
              <w:spacing w:line="276" w:lineRule="auto"/>
              <w:ind w:firstLine="0"/>
            </w:pPr>
            <w:r>
              <w:rPr>
                <w:sz w:val="22"/>
              </w:rPr>
              <w:t>Consultar sin conexión productos, precios, tallas, colores y la existencia conocida</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564D171" w14:textId="77777777" w:rsidR="00532305" w:rsidRDefault="00B533B7">
            <w:pPr>
              <w:spacing w:line="276" w:lineRule="auto"/>
              <w:ind w:firstLine="0"/>
            </w:pPr>
            <w:r>
              <w:rPr>
                <w:sz w:val="22"/>
              </w:rPr>
              <w:t>5.3, 6.2</w:t>
            </w:r>
          </w:p>
        </w:tc>
      </w:tr>
      <w:tr w:rsidR="00532305" w14:paraId="2FCE470E"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51277F5" w14:textId="77777777" w:rsidR="00532305" w:rsidRDefault="00B533B7">
            <w:pPr>
              <w:spacing w:line="276" w:lineRule="auto"/>
              <w:ind w:firstLine="0"/>
            </w:pPr>
            <w:r>
              <w:rPr>
                <w:b/>
                <w:sz w:val="22"/>
              </w:rPr>
              <w:t>RF-13</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090BA50" w14:textId="77777777" w:rsidR="00532305" w:rsidRDefault="00B533B7">
            <w:pPr>
              <w:spacing w:line="276" w:lineRule="auto"/>
              <w:ind w:firstLine="0"/>
            </w:pPr>
            <w:r>
              <w:rPr>
                <w:sz w:val="22"/>
              </w:rPr>
              <w:t>Avisar cuando la información consultada puede estar desactualizada</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B484D67" w14:textId="77777777" w:rsidR="00532305" w:rsidRDefault="00B533B7">
            <w:pPr>
              <w:spacing w:line="276" w:lineRule="auto"/>
              <w:ind w:firstLine="0"/>
            </w:pPr>
            <w:r>
              <w:rPr>
                <w:sz w:val="22"/>
              </w:rPr>
              <w:t>5.3</w:t>
            </w:r>
          </w:p>
        </w:tc>
      </w:tr>
      <w:tr w:rsidR="00532305" w14:paraId="5E72BB4B"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788B2D7" w14:textId="77777777" w:rsidR="00532305" w:rsidRDefault="00B533B7">
            <w:pPr>
              <w:spacing w:line="276" w:lineRule="auto"/>
              <w:ind w:firstLine="0"/>
            </w:pPr>
            <w:r>
              <w:rPr>
                <w:b/>
                <w:sz w:val="22"/>
              </w:rPr>
              <w:t>RF-14</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24191E8" w14:textId="77777777" w:rsidR="00532305" w:rsidRDefault="00B533B7">
            <w:pPr>
              <w:spacing w:line="276" w:lineRule="auto"/>
              <w:ind w:firstLine="0"/>
            </w:pPr>
            <w:r>
              <w:rPr>
                <w:sz w:val="22"/>
              </w:rPr>
              <w:t>Registrar una reserva sin conexión</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8876D23" w14:textId="77777777" w:rsidR="00532305" w:rsidRDefault="00B533B7">
            <w:pPr>
              <w:spacing w:line="276" w:lineRule="auto"/>
              <w:ind w:firstLine="0"/>
            </w:pPr>
            <w:r>
              <w:rPr>
                <w:sz w:val="22"/>
              </w:rPr>
              <w:t>5.3, 6.2</w:t>
            </w:r>
          </w:p>
        </w:tc>
      </w:tr>
      <w:tr w:rsidR="00532305" w14:paraId="07D7A379"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881571" w14:textId="77777777" w:rsidR="00532305" w:rsidRDefault="00B533B7">
            <w:pPr>
              <w:spacing w:line="276" w:lineRule="auto"/>
              <w:ind w:firstLine="0"/>
            </w:pPr>
            <w:r>
              <w:rPr>
                <w:b/>
                <w:sz w:val="22"/>
              </w:rPr>
              <w:t>RF-15</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9AB9126" w14:textId="77777777" w:rsidR="00532305" w:rsidRDefault="00B533B7">
            <w:pPr>
              <w:spacing w:line="276" w:lineRule="auto"/>
              <w:ind w:firstLine="0"/>
            </w:pPr>
            <w:r>
              <w:rPr>
                <w:sz w:val="22"/>
              </w:rPr>
              <w:t>Registrar una venta de contado sin conexión, con todos los datos de la sección 7.2</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5EC5DCE" w14:textId="77777777" w:rsidR="00532305" w:rsidRDefault="00B533B7">
            <w:pPr>
              <w:spacing w:line="276" w:lineRule="auto"/>
              <w:ind w:firstLine="0"/>
            </w:pPr>
            <w:r>
              <w:rPr>
                <w:sz w:val="22"/>
              </w:rPr>
              <w:t>5.3, 7.2</w:t>
            </w:r>
          </w:p>
        </w:tc>
      </w:tr>
      <w:tr w:rsidR="00532305" w14:paraId="348B9393"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A70157" w14:textId="77777777" w:rsidR="00532305" w:rsidRDefault="00B533B7">
            <w:pPr>
              <w:spacing w:line="276" w:lineRule="auto"/>
              <w:ind w:firstLine="0"/>
            </w:pPr>
            <w:r>
              <w:rPr>
                <w:b/>
                <w:sz w:val="22"/>
              </w:rPr>
              <w:t>RF-16</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FEB6322" w14:textId="77777777" w:rsidR="00532305" w:rsidRDefault="00B533B7">
            <w:pPr>
              <w:spacing w:line="276" w:lineRule="auto"/>
              <w:ind w:firstLine="0"/>
            </w:pPr>
            <w:r>
              <w:rPr>
                <w:sz w:val="22"/>
              </w:rPr>
              <w:t>Consultar las reservas y ventas locales pendientes</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4470B5D" w14:textId="77777777" w:rsidR="00532305" w:rsidRDefault="00B533B7">
            <w:pPr>
              <w:spacing w:line="276" w:lineRule="auto"/>
              <w:ind w:firstLine="0"/>
            </w:pPr>
            <w:r>
              <w:rPr>
                <w:sz w:val="22"/>
              </w:rPr>
              <w:t>5.3, 6.2</w:t>
            </w:r>
          </w:p>
        </w:tc>
      </w:tr>
      <w:tr w:rsidR="00532305" w14:paraId="5357D813"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9A94F5B" w14:textId="77777777" w:rsidR="00532305" w:rsidRDefault="00B533B7">
            <w:pPr>
              <w:spacing w:line="276" w:lineRule="auto"/>
              <w:ind w:firstLine="0"/>
            </w:pPr>
            <w:r>
              <w:rPr>
                <w:b/>
                <w:sz w:val="22"/>
              </w:rPr>
              <w:t>RF-17</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5657E9" w14:textId="77777777" w:rsidR="00532305" w:rsidRDefault="00B533B7">
            <w:pPr>
              <w:spacing w:line="276" w:lineRule="auto"/>
              <w:ind w:firstLine="0"/>
            </w:pPr>
            <w:r>
              <w:rPr>
                <w:sz w:val="22"/>
              </w:rPr>
              <w:t>Conservar las operaciones locales al cerrar y volver a abrir la aplicación</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77572A" w14:textId="77777777" w:rsidR="00532305" w:rsidRDefault="00B533B7">
            <w:pPr>
              <w:spacing w:line="276" w:lineRule="auto"/>
              <w:ind w:firstLine="0"/>
            </w:pPr>
            <w:r>
              <w:rPr>
                <w:sz w:val="22"/>
              </w:rPr>
              <w:t>5.3, 6.2</w:t>
            </w:r>
          </w:p>
        </w:tc>
      </w:tr>
    </w:tbl>
    <w:p w14:paraId="6C09275E" w14:textId="77777777" w:rsidR="00532305" w:rsidRDefault="00532305"/>
    <w:p w14:paraId="36383284" w14:textId="77777777" w:rsidR="00532305" w:rsidRDefault="00B533B7">
      <w:pPr>
        <w:pStyle w:val="Titulo3"/>
      </w:pPr>
      <w:r>
        <w:t>Módulo de sincronización</w:t>
      </w:r>
    </w:p>
    <w:tbl>
      <w:tblPr>
        <w:tblW w:w="9782" w:type="dxa"/>
        <w:tblInd w:w="-434" w:type="dxa"/>
        <w:tblLook w:val="04A0" w:firstRow="1" w:lastRow="0" w:firstColumn="1" w:lastColumn="0" w:noHBand="0" w:noVBand="1"/>
      </w:tblPr>
      <w:tblGrid>
        <w:gridCol w:w="1100"/>
        <w:gridCol w:w="7182"/>
        <w:gridCol w:w="1500"/>
      </w:tblGrid>
      <w:tr w:rsidR="00532305" w14:paraId="31B29C51"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4F6C50D" w14:textId="77777777" w:rsidR="00532305" w:rsidRDefault="00B533B7">
            <w:pPr>
              <w:spacing w:line="276" w:lineRule="auto"/>
              <w:ind w:firstLine="0"/>
            </w:pPr>
            <w:r>
              <w:rPr>
                <w:b/>
                <w:color w:val="EE0000"/>
                <w:sz w:val="22"/>
              </w:rPr>
              <w:t>RF</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9F2480F" w14:textId="77777777" w:rsidR="00532305" w:rsidRDefault="00B533B7">
            <w:pPr>
              <w:spacing w:line="276" w:lineRule="auto"/>
              <w:ind w:firstLine="0"/>
            </w:pPr>
            <w:r>
              <w:rPr>
                <w:b/>
                <w:color w:val="EE0000"/>
                <w:sz w:val="22"/>
              </w:rPr>
              <w:t>El sistema deberá permitir…</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EC3341A" w14:textId="77777777" w:rsidR="00532305" w:rsidRDefault="00B533B7">
            <w:pPr>
              <w:spacing w:line="276" w:lineRule="auto"/>
              <w:ind w:firstLine="0"/>
            </w:pPr>
            <w:r>
              <w:rPr>
                <w:b/>
                <w:color w:val="EE0000"/>
                <w:sz w:val="22"/>
              </w:rPr>
              <w:t>Origen</w:t>
            </w:r>
          </w:p>
        </w:tc>
      </w:tr>
      <w:tr w:rsidR="00532305" w14:paraId="100FBF0F"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23A538" w14:textId="77777777" w:rsidR="00532305" w:rsidRDefault="00B533B7">
            <w:pPr>
              <w:spacing w:line="276" w:lineRule="auto"/>
              <w:ind w:firstLine="0"/>
            </w:pPr>
            <w:r>
              <w:rPr>
                <w:b/>
                <w:sz w:val="22"/>
              </w:rPr>
              <w:t>RF-18</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862E5B" w14:textId="77777777" w:rsidR="00532305" w:rsidRDefault="00B533B7">
            <w:pPr>
              <w:spacing w:line="276" w:lineRule="auto"/>
              <w:ind w:firstLine="0"/>
            </w:pPr>
            <w:r>
              <w:rPr>
                <w:sz w:val="22"/>
              </w:rPr>
              <w:t>Enviar al backend las operaciones pendientes al recuperar la conexión, con reintentos</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AD512C" w14:textId="77777777" w:rsidR="00532305" w:rsidRDefault="00B533B7">
            <w:pPr>
              <w:spacing w:line="276" w:lineRule="auto"/>
              <w:ind w:firstLine="0"/>
            </w:pPr>
            <w:r>
              <w:rPr>
                <w:sz w:val="22"/>
              </w:rPr>
              <w:t>5.4, 6.4</w:t>
            </w:r>
          </w:p>
        </w:tc>
      </w:tr>
      <w:tr w:rsidR="00532305" w14:paraId="316B6982"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214D29" w14:textId="77777777" w:rsidR="00532305" w:rsidRDefault="00B533B7">
            <w:pPr>
              <w:spacing w:line="276" w:lineRule="auto"/>
              <w:ind w:firstLine="0"/>
            </w:pPr>
            <w:r>
              <w:rPr>
                <w:b/>
                <w:sz w:val="22"/>
              </w:rPr>
              <w:t>RF-19</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99E5E6" w14:textId="77777777" w:rsidR="00532305" w:rsidRDefault="00B533B7">
            <w:pPr>
              <w:spacing w:line="276" w:lineRule="auto"/>
              <w:ind w:firstLine="0"/>
            </w:pPr>
            <w:r>
              <w:rPr>
                <w:sz w:val="22"/>
              </w:rPr>
              <w:t>Identificar cada operación con un identificador único, su empresa y su sucursal</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21597C0" w14:textId="77777777" w:rsidR="00532305" w:rsidRDefault="00B533B7">
            <w:pPr>
              <w:spacing w:line="276" w:lineRule="auto"/>
              <w:ind w:firstLine="0"/>
            </w:pPr>
            <w:r>
              <w:rPr>
                <w:sz w:val="22"/>
              </w:rPr>
              <w:t>5.4, 6.4</w:t>
            </w:r>
          </w:p>
        </w:tc>
      </w:tr>
      <w:tr w:rsidR="00532305" w14:paraId="16866059"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0BB6205" w14:textId="77777777" w:rsidR="00532305" w:rsidRDefault="00B533B7">
            <w:pPr>
              <w:spacing w:line="276" w:lineRule="auto"/>
              <w:ind w:firstLine="0"/>
            </w:pPr>
            <w:r>
              <w:rPr>
                <w:b/>
                <w:sz w:val="22"/>
              </w:rPr>
              <w:t>RF-20</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ABF95D" w14:textId="77777777" w:rsidR="00532305" w:rsidRDefault="00B533B7">
            <w:pPr>
              <w:spacing w:line="276" w:lineRule="auto"/>
              <w:ind w:firstLine="0"/>
            </w:pPr>
            <w:r>
              <w:rPr>
                <w:sz w:val="22"/>
              </w:rPr>
              <w:t>Seguir el estado de cada operación: local, enviada, confirmada, rechazada o en conflicto</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38A2A51" w14:textId="77777777" w:rsidR="00532305" w:rsidRDefault="00B533B7">
            <w:pPr>
              <w:spacing w:line="276" w:lineRule="auto"/>
              <w:ind w:firstLine="0"/>
            </w:pPr>
            <w:r>
              <w:rPr>
                <w:sz w:val="22"/>
              </w:rPr>
              <w:t>5.4, 6.4</w:t>
            </w:r>
          </w:p>
        </w:tc>
      </w:tr>
      <w:tr w:rsidR="00532305" w14:paraId="253836EE"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2AFC64" w14:textId="77777777" w:rsidR="00532305" w:rsidRDefault="00B533B7">
            <w:pPr>
              <w:spacing w:line="276" w:lineRule="auto"/>
              <w:ind w:firstLine="0"/>
            </w:pPr>
            <w:r>
              <w:rPr>
                <w:b/>
                <w:sz w:val="22"/>
              </w:rPr>
              <w:t>RF-21</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8215BCC" w14:textId="77777777" w:rsidR="00532305" w:rsidRDefault="00B533B7">
            <w:pPr>
              <w:spacing w:line="276" w:lineRule="auto"/>
              <w:ind w:firstLine="0"/>
            </w:pPr>
            <w:r>
              <w:rPr>
                <w:sz w:val="22"/>
              </w:rPr>
              <w:t>Confirmar una venta offline contra el inventario central, o rechazarla con su motivo</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CB884A" w14:textId="77777777" w:rsidR="00532305" w:rsidRDefault="00B533B7">
            <w:pPr>
              <w:spacing w:line="276" w:lineRule="auto"/>
              <w:ind w:firstLine="0"/>
            </w:pPr>
            <w:r>
              <w:rPr>
                <w:sz w:val="22"/>
              </w:rPr>
              <w:t>7.1</w:t>
            </w:r>
          </w:p>
        </w:tc>
      </w:tr>
      <w:tr w:rsidR="00532305" w14:paraId="4D51810F"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8A01D34" w14:textId="77777777" w:rsidR="00532305" w:rsidRDefault="00B533B7">
            <w:pPr>
              <w:spacing w:line="276" w:lineRule="auto"/>
              <w:ind w:firstLine="0"/>
            </w:pPr>
            <w:r>
              <w:rPr>
                <w:b/>
                <w:sz w:val="22"/>
              </w:rPr>
              <w:t>RF-22</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8D3E71" w14:textId="77777777" w:rsidR="00532305" w:rsidRDefault="00B533B7">
            <w:pPr>
              <w:spacing w:line="276" w:lineRule="auto"/>
              <w:ind w:firstLine="0"/>
            </w:pPr>
            <w:r>
              <w:rPr>
                <w:sz w:val="22"/>
              </w:rPr>
              <w:t>Detectar y resolver conflictos, como vender más de lo que hay en existencia</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2A133EB" w14:textId="77777777" w:rsidR="00532305" w:rsidRDefault="00B533B7">
            <w:pPr>
              <w:spacing w:line="276" w:lineRule="auto"/>
              <w:ind w:firstLine="0"/>
            </w:pPr>
            <w:r>
              <w:rPr>
                <w:sz w:val="22"/>
              </w:rPr>
              <w:t>Obj. 9</w:t>
            </w:r>
          </w:p>
        </w:tc>
      </w:tr>
      <w:tr w:rsidR="00532305" w14:paraId="45CB57C4"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D0E940" w14:textId="77777777" w:rsidR="00532305" w:rsidRDefault="00B533B7">
            <w:pPr>
              <w:spacing w:line="276" w:lineRule="auto"/>
              <w:ind w:firstLine="0"/>
            </w:pPr>
            <w:r>
              <w:rPr>
                <w:b/>
                <w:sz w:val="22"/>
              </w:rPr>
              <w:t>RF-23</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B911D0F" w14:textId="77777777" w:rsidR="00532305" w:rsidRDefault="00B533B7">
            <w:pPr>
              <w:spacing w:line="276" w:lineRule="auto"/>
              <w:ind w:firstLine="0"/>
            </w:pPr>
            <w:r>
              <w:rPr>
                <w:sz w:val="22"/>
              </w:rPr>
              <w:t>Consultar el resultado de cada sincronización</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149601" w14:textId="77777777" w:rsidR="00532305" w:rsidRDefault="00B533B7">
            <w:pPr>
              <w:spacing w:line="276" w:lineRule="auto"/>
              <w:ind w:firstLine="0"/>
            </w:pPr>
            <w:r>
              <w:rPr>
                <w:sz w:val="22"/>
              </w:rPr>
              <w:t>5.2, 6.2</w:t>
            </w:r>
          </w:p>
        </w:tc>
      </w:tr>
      <w:tr w:rsidR="00532305" w14:paraId="736DAEDA"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4F2C4E9" w14:textId="77777777" w:rsidR="00532305" w:rsidRDefault="00B533B7">
            <w:pPr>
              <w:spacing w:line="276" w:lineRule="auto"/>
              <w:ind w:firstLine="0"/>
            </w:pPr>
            <w:r>
              <w:rPr>
                <w:b/>
                <w:sz w:val="22"/>
              </w:rPr>
              <w:t>RF-24</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078D5CC" w14:textId="77777777" w:rsidR="00532305" w:rsidRDefault="00B533B7">
            <w:pPr>
              <w:spacing w:line="276" w:lineRule="auto"/>
              <w:ind w:firstLine="0"/>
            </w:pPr>
            <w:r>
              <w:rPr>
                <w:sz w:val="22"/>
              </w:rPr>
              <w:t>Gestionar cambios de prenda dentro de un plazo determinado</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6AE9A9A" w14:textId="77777777" w:rsidR="00532305" w:rsidRDefault="00B533B7">
            <w:pPr>
              <w:spacing w:line="276" w:lineRule="auto"/>
              <w:ind w:firstLine="0"/>
            </w:pPr>
            <w:r>
              <w:rPr>
                <w:sz w:val="22"/>
              </w:rPr>
              <w:t>7.2</w:t>
            </w:r>
          </w:p>
        </w:tc>
      </w:tr>
    </w:tbl>
    <w:p w14:paraId="51D9E824" w14:textId="77777777" w:rsidR="00532305" w:rsidRDefault="00532305"/>
    <w:p w14:paraId="2FAB8C2A" w14:textId="77777777" w:rsidR="00532305" w:rsidRDefault="00B533B7">
      <w:pPr>
        <w:pStyle w:val="Titulo3"/>
      </w:pPr>
      <w:r>
        <w:t>Módulo de reportes generativos</w:t>
      </w:r>
    </w:p>
    <w:tbl>
      <w:tblPr>
        <w:tblW w:w="9782" w:type="dxa"/>
        <w:tblInd w:w="-434" w:type="dxa"/>
        <w:tblLook w:val="04A0" w:firstRow="1" w:lastRow="0" w:firstColumn="1" w:lastColumn="0" w:noHBand="0" w:noVBand="1"/>
      </w:tblPr>
      <w:tblGrid>
        <w:gridCol w:w="1100"/>
        <w:gridCol w:w="7182"/>
        <w:gridCol w:w="1500"/>
      </w:tblGrid>
      <w:tr w:rsidR="00532305" w14:paraId="3980E562"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32CEDFD" w14:textId="77777777" w:rsidR="00532305" w:rsidRDefault="00B533B7">
            <w:pPr>
              <w:spacing w:line="276" w:lineRule="auto"/>
              <w:ind w:firstLine="0"/>
            </w:pPr>
            <w:r>
              <w:rPr>
                <w:b/>
                <w:color w:val="EE0000"/>
                <w:sz w:val="22"/>
              </w:rPr>
              <w:t>RF</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DB2EEBB" w14:textId="77777777" w:rsidR="00532305" w:rsidRDefault="00B533B7">
            <w:pPr>
              <w:spacing w:line="276" w:lineRule="auto"/>
              <w:ind w:firstLine="0"/>
            </w:pPr>
            <w:r>
              <w:rPr>
                <w:b/>
                <w:color w:val="EE0000"/>
                <w:sz w:val="22"/>
              </w:rPr>
              <w:t>El sistema deberá permitir…</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47D6462" w14:textId="77777777" w:rsidR="00532305" w:rsidRDefault="00B533B7">
            <w:pPr>
              <w:spacing w:line="276" w:lineRule="auto"/>
              <w:ind w:firstLine="0"/>
            </w:pPr>
            <w:r>
              <w:rPr>
                <w:b/>
                <w:color w:val="EE0000"/>
                <w:sz w:val="22"/>
              </w:rPr>
              <w:t>Origen</w:t>
            </w:r>
          </w:p>
        </w:tc>
      </w:tr>
      <w:tr w:rsidR="00532305" w14:paraId="28DABC11"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ECBC04" w14:textId="77777777" w:rsidR="00532305" w:rsidRDefault="00B533B7">
            <w:pPr>
              <w:spacing w:line="276" w:lineRule="auto"/>
              <w:ind w:firstLine="0"/>
            </w:pPr>
            <w:r>
              <w:rPr>
                <w:b/>
                <w:sz w:val="22"/>
              </w:rPr>
              <w:t>RF-25</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4F5B002" w14:textId="77777777" w:rsidR="00532305" w:rsidRDefault="00B533B7">
            <w:pPr>
              <w:spacing w:line="276" w:lineRule="auto"/>
              <w:ind w:firstLine="0"/>
            </w:pPr>
            <w:r>
              <w:rPr>
                <w:sz w:val="22"/>
              </w:rPr>
              <w:t>Pedir un reporte en lenguaje natural, escrito o por voz</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6E0C4D" w14:textId="77777777" w:rsidR="00532305" w:rsidRDefault="00B533B7">
            <w:pPr>
              <w:spacing w:line="276" w:lineRule="auto"/>
              <w:ind w:firstLine="0"/>
            </w:pPr>
            <w:r>
              <w:rPr>
                <w:sz w:val="22"/>
              </w:rPr>
              <w:t>8.3</w:t>
            </w:r>
          </w:p>
        </w:tc>
      </w:tr>
      <w:tr w:rsidR="00532305" w14:paraId="14AD8710"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6DA6B3" w14:textId="77777777" w:rsidR="00532305" w:rsidRDefault="00B533B7">
            <w:pPr>
              <w:spacing w:line="276" w:lineRule="auto"/>
              <w:ind w:firstLine="0"/>
            </w:pPr>
            <w:r>
              <w:rPr>
                <w:b/>
                <w:sz w:val="22"/>
              </w:rPr>
              <w:t>RF-26</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BA108A8" w14:textId="77777777" w:rsidR="00532305" w:rsidRDefault="00B533B7">
            <w:pPr>
              <w:spacing w:line="276" w:lineRule="auto"/>
              <w:ind w:firstLine="0"/>
            </w:pPr>
            <w:r>
              <w:rPr>
                <w:sz w:val="22"/>
              </w:rPr>
              <w:t>Interpretar el tipo de reporte y sus filtros: fechas, sucursales, categorías y productos</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D5D086" w14:textId="77777777" w:rsidR="00532305" w:rsidRDefault="00B533B7">
            <w:pPr>
              <w:spacing w:line="276" w:lineRule="auto"/>
              <w:ind w:firstLine="0"/>
            </w:pPr>
            <w:r>
              <w:rPr>
                <w:sz w:val="22"/>
              </w:rPr>
              <w:t>8.3</w:t>
            </w:r>
          </w:p>
        </w:tc>
      </w:tr>
      <w:tr w:rsidR="00532305" w14:paraId="4EA00458"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023373E" w14:textId="77777777" w:rsidR="00532305" w:rsidRDefault="00B533B7">
            <w:pPr>
              <w:spacing w:line="276" w:lineRule="auto"/>
              <w:ind w:firstLine="0"/>
            </w:pPr>
            <w:r>
              <w:rPr>
                <w:b/>
                <w:sz w:val="22"/>
              </w:rPr>
              <w:t>RF-27</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0B3BD6" w14:textId="77777777" w:rsidR="00532305" w:rsidRDefault="00B533B7">
            <w:pPr>
              <w:spacing w:line="276" w:lineRule="auto"/>
              <w:ind w:firstLine="0"/>
            </w:pPr>
            <w:r>
              <w:rPr>
                <w:sz w:val="22"/>
              </w:rPr>
              <w:t>Armar el reporte con datos reales del tenant, mediante consultas controladas por el backend</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035350" w14:textId="77777777" w:rsidR="00532305" w:rsidRDefault="00B533B7">
            <w:pPr>
              <w:spacing w:line="276" w:lineRule="auto"/>
              <w:ind w:firstLine="0"/>
            </w:pPr>
            <w:r>
              <w:rPr>
                <w:sz w:val="22"/>
              </w:rPr>
              <w:t>8.3, 8.4</w:t>
            </w:r>
          </w:p>
        </w:tc>
      </w:tr>
      <w:tr w:rsidR="00532305" w14:paraId="4285C2E4"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D38D77" w14:textId="77777777" w:rsidR="00532305" w:rsidRDefault="00B533B7">
            <w:pPr>
              <w:spacing w:line="276" w:lineRule="auto"/>
              <w:ind w:firstLine="0"/>
            </w:pPr>
            <w:r>
              <w:rPr>
                <w:b/>
                <w:sz w:val="22"/>
              </w:rPr>
              <w:t>RF-28</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DE704D8" w14:textId="77777777" w:rsidR="00532305" w:rsidRDefault="00B533B7">
            <w:pPr>
              <w:spacing w:line="276" w:lineRule="auto"/>
              <w:ind w:firstLine="0"/>
            </w:pPr>
            <w:r>
              <w:rPr>
                <w:sz w:val="22"/>
              </w:rPr>
              <w:t>Mostrar el resultado en tabla o gráfico y exportarlo a Excel y PDF</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B19AA1" w14:textId="77777777" w:rsidR="00532305" w:rsidRDefault="00B533B7">
            <w:pPr>
              <w:spacing w:line="276" w:lineRule="auto"/>
              <w:ind w:firstLine="0"/>
            </w:pPr>
            <w:r>
              <w:rPr>
                <w:sz w:val="22"/>
              </w:rPr>
              <w:t>8.1, 8.3</w:t>
            </w:r>
          </w:p>
        </w:tc>
      </w:tr>
      <w:tr w:rsidR="00532305" w14:paraId="14CED039"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928BB5" w14:textId="77777777" w:rsidR="00532305" w:rsidRDefault="00B533B7">
            <w:pPr>
              <w:spacing w:line="276" w:lineRule="auto"/>
              <w:ind w:firstLine="0"/>
            </w:pPr>
            <w:r>
              <w:rPr>
                <w:b/>
                <w:sz w:val="22"/>
              </w:rPr>
              <w:t>RF-29</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06614B" w14:textId="77777777" w:rsidR="00532305" w:rsidRDefault="00B533B7">
            <w:pPr>
              <w:spacing w:line="276" w:lineRule="auto"/>
              <w:ind w:firstLine="0"/>
            </w:pPr>
            <w:r>
              <w:rPr>
                <w:sz w:val="22"/>
              </w:rPr>
              <w:t>Responder a pedidos ambiguos, incompletos o no soportados sin inventar datos</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CCF391C" w14:textId="77777777" w:rsidR="00532305" w:rsidRDefault="00B533B7">
            <w:pPr>
              <w:spacing w:line="276" w:lineRule="auto"/>
              <w:ind w:firstLine="0"/>
            </w:pPr>
            <w:r>
              <w:rPr>
                <w:sz w:val="22"/>
              </w:rPr>
              <w:t>8.3</w:t>
            </w:r>
          </w:p>
        </w:tc>
      </w:tr>
      <w:tr w:rsidR="00532305" w14:paraId="7832DF0D"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D16E782" w14:textId="77777777" w:rsidR="00532305" w:rsidRDefault="00B533B7">
            <w:pPr>
              <w:spacing w:line="276" w:lineRule="auto"/>
              <w:ind w:firstLine="0"/>
            </w:pPr>
            <w:r>
              <w:rPr>
                <w:b/>
                <w:sz w:val="22"/>
              </w:rPr>
              <w:t>RF-30</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BC4708" w14:textId="77777777" w:rsidR="00532305" w:rsidRDefault="00B533B7">
            <w:pPr>
              <w:spacing w:line="276" w:lineRule="auto"/>
              <w:ind w:firstLine="0"/>
            </w:pPr>
            <w:r>
              <w:rPr>
                <w:sz w:val="22"/>
              </w:rPr>
              <w:t>Demostrar al menos cuatro tipos de reporte con filtros variables</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BFDF1D3" w14:textId="77777777" w:rsidR="00532305" w:rsidRDefault="00B533B7">
            <w:pPr>
              <w:spacing w:line="276" w:lineRule="auto"/>
              <w:ind w:firstLine="0"/>
            </w:pPr>
            <w:r>
              <w:rPr>
                <w:sz w:val="22"/>
              </w:rPr>
              <w:t>8.3</w:t>
            </w:r>
          </w:p>
        </w:tc>
      </w:tr>
    </w:tbl>
    <w:p w14:paraId="52A3E6CA" w14:textId="77777777" w:rsidR="00532305" w:rsidRDefault="00532305"/>
    <w:p w14:paraId="74D9B0F7" w14:textId="77777777" w:rsidR="00532305" w:rsidRDefault="00B533B7">
      <w:pPr>
        <w:pStyle w:val="Titulo3"/>
      </w:pPr>
      <w:r>
        <w:t>Módulo de analítica con aprendizaje automático</w:t>
      </w:r>
    </w:p>
    <w:tbl>
      <w:tblPr>
        <w:tblW w:w="9782" w:type="dxa"/>
        <w:tblInd w:w="-434" w:type="dxa"/>
        <w:tblLook w:val="04A0" w:firstRow="1" w:lastRow="0" w:firstColumn="1" w:lastColumn="0" w:noHBand="0" w:noVBand="1"/>
      </w:tblPr>
      <w:tblGrid>
        <w:gridCol w:w="1100"/>
        <w:gridCol w:w="7182"/>
        <w:gridCol w:w="1500"/>
      </w:tblGrid>
      <w:tr w:rsidR="00532305" w14:paraId="01C6B9B0"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E66EEE9" w14:textId="77777777" w:rsidR="00532305" w:rsidRDefault="00B533B7">
            <w:pPr>
              <w:spacing w:line="276" w:lineRule="auto"/>
              <w:ind w:firstLine="0"/>
            </w:pPr>
            <w:r>
              <w:rPr>
                <w:b/>
                <w:color w:val="EE0000"/>
                <w:sz w:val="22"/>
              </w:rPr>
              <w:t>RF</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DE8522A" w14:textId="77777777" w:rsidR="00532305" w:rsidRDefault="00B533B7">
            <w:pPr>
              <w:spacing w:line="276" w:lineRule="auto"/>
              <w:ind w:firstLine="0"/>
            </w:pPr>
            <w:r>
              <w:rPr>
                <w:b/>
                <w:color w:val="EE0000"/>
                <w:sz w:val="22"/>
              </w:rPr>
              <w:t>El sistema deberá permitir…</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A4CFDA" w14:textId="77777777" w:rsidR="00532305" w:rsidRDefault="00B533B7">
            <w:pPr>
              <w:spacing w:line="276" w:lineRule="auto"/>
              <w:ind w:firstLine="0"/>
            </w:pPr>
            <w:r>
              <w:rPr>
                <w:b/>
                <w:color w:val="EE0000"/>
                <w:sz w:val="22"/>
              </w:rPr>
              <w:t>Origen</w:t>
            </w:r>
          </w:p>
        </w:tc>
      </w:tr>
      <w:tr w:rsidR="00532305" w14:paraId="7A812775"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FCE4019" w14:textId="77777777" w:rsidR="00532305" w:rsidRDefault="00B533B7">
            <w:pPr>
              <w:spacing w:line="276" w:lineRule="auto"/>
              <w:ind w:firstLine="0"/>
            </w:pPr>
            <w:r>
              <w:rPr>
                <w:b/>
                <w:sz w:val="22"/>
              </w:rPr>
              <w:t>RF-31</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67DCA89" w14:textId="77777777" w:rsidR="00532305" w:rsidRDefault="00B533B7">
            <w:pPr>
              <w:spacing w:line="276" w:lineRule="auto"/>
              <w:ind w:firstLine="0"/>
            </w:pPr>
            <w:r>
              <w:rPr>
                <w:sz w:val="22"/>
              </w:rPr>
              <w:t>Generar datos sintéticos y entrenar un modelo supervisado y uno no supervisado</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2CFD73E" w14:textId="77777777" w:rsidR="00532305" w:rsidRDefault="00B533B7">
            <w:pPr>
              <w:spacing w:line="276" w:lineRule="auto"/>
              <w:ind w:firstLine="0"/>
            </w:pPr>
            <w:r>
              <w:rPr>
                <w:sz w:val="22"/>
              </w:rPr>
              <w:t>8.4, 8.5</w:t>
            </w:r>
          </w:p>
        </w:tc>
      </w:tr>
      <w:tr w:rsidR="00532305" w14:paraId="727C1258"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D3ADB7" w14:textId="77777777" w:rsidR="00532305" w:rsidRDefault="00B533B7">
            <w:pPr>
              <w:spacing w:line="276" w:lineRule="auto"/>
              <w:ind w:firstLine="0"/>
            </w:pPr>
            <w:r>
              <w:rPr>
                <w:b/>
                <w:sz w:val="22"/>
              </w:rPr>
              <w:t>RF-32</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EBC19C7" w14:textId="77777777" w:rsidR="00532305" w:rsidRDefault="00B533B7">
            <w:pPr>
              <w:spacing w:line="276" w:lineRule="auto"/>
              <w:ind w:firstLine="0"/>
            </w:pPr>
            <w:r>
              <w:rPr>
                <w:sz w:val="22"/>
              </w:rPr>
              <w:t>Mostrar las predicciones, los patrones detectados y las métricas de evaluación</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35A808" w14:textId="77777777" w:rsidR="00532305" w:rsidRDefault="00B533B7">
            <w:pPr>
              <w:spacing w:line="276" w:lineRule="auto"/>
              <w:ind w:firstLine="0"/>
            </w:pPr>
            <w:r>
              <w:rPr>
                <w:sz w:val="22"/>
              </w:rPr>
              <w:t>8.5</w:t>
            </w:r>
          </w:p>
        </w:tc>
      </w:tr>
      <w:tr w:rsidR="00532305" w14:paraId="6BCBFF9A"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CD8B933" w14:textId="77777777" w:rsidR="00532305" w:rsidRDefault="00B533B7">
            <w:pPr>
              <w:spacing w:line="276" w:lineRule="auto"/>
              <w:ind w:firstLine="0"/>
            </w:pPr>
            <w:r>
              <w:rPr>
                <w:b/>
                <w:sz w:val="22"/>
              </w:rPr>
              <w:t>RF-33</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459D7D" w14:textId="77777777" w:rsidR="00532305" w:rsidRDefault="00B533B7">
            <w:pPr>
              <w:spacing w:line="276" w:lineRule="auto"/>
              <w:ind w:firstLine="0"/>
            </w:pPr>
            <w:r>
              <w:rPr>
                <w:sz w:val="22"/>
              </w:rPr>
              <w:t>Mostrar un dashboard analítico con indicadores y gráficos</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6B79496" w14:textId="77777777" w:rsidR="00532305" w:rsidRDefault="00B533B7">
            <w:pPr>
              <w:spacing w:line="276" w:lineRule="auto"/>
              <w:ind w:firstLine="0"/>
            </w:pPr>
            <w:r>
              <w:rPr>
                <w:sz w:val="22"/>
              </w:rPr>
              <w:t>8.5</w:t>
            </w:r>
          </w:p>
        </w:tc>
      </w:tr>
    </w:tbl>
    <w:p w14:paraId="0C19B13B" w14:textId="77777777" w:rsidR="00532305" w:rsidRDefault="00532305"/>
    <w:p w14:paraId="50B0E8B1" w14:textId="77777777" w:rsidR="00532305" w:rsidRDefault="00B533B7">
      <w:pPr>
        <w:pStyle w:val="Titulo2"/>
      </w:pPr>
      <w:bookmarkStart w:id="18" w:name="_Toc243368904"/>
      <w:r>
        <w:t>2.3.2. Requisitos funcionales pedidos en clase</w:t>
      </w:r>
      <w:bookmarkEnd w:id="18"/>
    </w:p>
    <w:p w14:paraId="2DDBBA59" w14:textId="77777777" w:rsidR="00532305" w:rsidRDefault="00B533B7">
      <w:pPr>
        <w:spacing w:line="276" w:lineRule="auto"/>
        <w:jc w:val="both"/>
      </w:pPr>
      <w:r>
        <w:t>La docente los pidió en clase, aunque no figuran en el enunciado. En caja el cambio de prenda ya funciona desde el primer parcial (CU-32); ahora el cliente también puede pedirlo desde la tienda en línea.</w:t>
      </w:r>
    </w:p>
    <w:p w14:paraId="6188BF52" w14:textId="77777777" w:rsidR="00532305" w:rsidRDefault="00B533B7">
      <w:pPr>
        <w:pStyle w:val="Titulo3"/>
      </w:pPr>
      <w:r>
        <w:t>Devoluciones vía web</w:t>
      </w:r>
    </w:p>
    <w:tbl>
      <w:tblPr>
        <w:tblW w:w="9782" w:type="dxa"/>
        <w:tblInd w:w="-434" w:type="dxa"/>
        <w:tblLook w:val="04A0" w:firstRow="1" w:lastRow="0" w:firstColumn="1" w:lastColumn="0" w:noHBand="0" w:noVBand="1"/>
      </w:tblPr>
      <w:tblGrid>
        <w:gridCol w:w="1100"/>
        <w:gridCol w:w="8682"/>
      </w:tblGrid>
      <w:tr w:rsidR="00532305" w14:paraId="327B7EC1"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620A892" w14:textId="77777777" w:rsidR="00532305" w:rsidRDefault="00B533B7">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DEFC593" w14:textId="77777777" w:rsidR="00532305" w:rsidRDefault="00B533B7">
            <w:pPr>
              <w:spacing w:line="276" w:lineRule="auto"/>
              <w:ind w:firstLine="0"/>
            </w:pPr>
            <w:r>
              <w:rPr>
                <w:b/>
                <w:color w:val="EE0000"/>
                <w:sz w:val="22"/>
              </w:rPr>
              <w:t>El sistema deberá permitir…</w:t>
            </w:r>
          </w:p>
        </w:tc>
      </w:tr>
      <w:tr w:rsidR="00532305" w14:paraId="7BB938AB"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6BA9099" w14:textId="77777777" w:rsidR="00532305" w:rsidRDefault="00B533B7">
            <w:pPr>
              <w:spacing w:line="276" w:lineRule="auto"/>
              <w:ind w:firstLine="0"/>
            </w:pPr>
            <w:r>
              <w:rPr>
                <w:b/>
                <w:sz w:val="22"/>
              </w:rPr>
              <w:t>RF-34</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E4A194A" w14:textId="77777777" w:rsidR="00532305" w:rsidRDefault="00B533B7">
            <w:pPr>
              <w:spacing w:line="276" w:lineRule="auto"/>
              <w:ind w:firstLine="0"/>
            </w:pPr>
            <w:r>
              <w:rPr>
                <w:sz w:val="22"/>
              </w:rPr>
              <w:t>Que el cliente solicite por la web el cambio o la devolución de una prenda de un pedido entregado</w:t>
            </w:r>
          </w:p>
        </w:tc>
      </w:tr>
      <w:tr w:rsidR="00532305" w14:paraId="61BC33DB"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BC00404" w14:textId="77777777" w:rsidR="00532305" w:rsidRDefault="00B533B7">
            <w:pPr>
              <w:spacing w:line="276" w:lineRule="auto"/>
              <w:ind w:firstLine="0"/>
            </w:pPr>
            <w:r>
              <w:rPr>
                <w:b/>
                <w:sz w:val="22"/>
              </w:rPr>
              <w:t>RF-35</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066C5B9" w14:textId="77777777" w:rsidR="00532305" w:rsidRDefault="00B533B7">
            <w:pPr>
              <w:spacing w:line="276" w:lineRule="auto"/>
              <w:ind w:firstLine="0"/>
            </w:pPr>
            <w:r>
              <w:rPr>
                <w:sz w:val="22"/>
              </w:rPr>
              <w:t>Configurar por empresa la ventana de devolución, en horas desde la entrega (por ejemplo, 24 o 48 horas)</w:t>
            </w:r>
          </w:p>
        </w:tc>
      </w:tr>
      <w:tr w:rsidR="00532305" w14:paraId="38CD6A9E"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C1E36BF" w14:textId="77777777" w:rsidR="00532305" w:rsidRDefault="00B533B7">
            <w:pPr>
              <w:spacing w:line="276" w:lineRule="auto"/>
              <w:ind w:firstLine="0"/>
            </w:pPr>
            <w:r>
              <w:rPr>
                <w:b/>
                <w:sz w:val="22"/>
              </w:rPr>
              <w:t>RF-36</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E26FD39" w14:textId="77777777" w:rsidR="00532305" w:rsidRDefault="00B533B7">
            <w:pPr>
              <w:spacing w:line="276" w:lineRule="auto"/>
              <w:ind w:firstLine="0"/>
            </w:pPr>
            <w:r>
              <w:rPr>
                <w:sz w:val="22"/>
              </w:rPr>
              <w:t>Que el encargado apruebe o rechace la solicitud con su motivo</w:t>
            </w:r>
          </w:p>
        </w:tc>
      </w:tr>
      <w:tr w:rsidR="00532305" w14:paraId="3F1917E6"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80136E" w14:textId="77777777" w:rsidR="00532305" w:rsidRDefault="00B533B7">
            <w:pPr>
              <w:spacing w:line="276" w:lineRule="auto"/>
              <w:ind w:firstLine="0"/>
            </w:pPr>
            <w:r>
              <w:rPr>
                <w:b/>
                <w:sz w:val="22"/>
              </w:rPr>
              <w:t>RF-37</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76293F" w14:textId="77777777" w:rsidR="00532305" w:rsidRDefault="00B533B7">
            <w:pPr>
              <w:spacing w:line="276" w:lineRule="auto"/>
              <w:ind w:firstLine="0"/>
            </w:pPr>
            <w:r>
              <w:rPr>
                <w:sz w:val="22"/>
              </w:rPr>
              <w:t>Registrar una nota de devolución que mueve el inventario y mantiene coherentes los ingresos y egresos</w:t>
            </w:r>
          </w:p>
        </w:tc>
      </w:tr>
      <w:tr w:rsidR="00532305" w14:paraId="3476D9C1"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0B6AD5E" w14:textId="77777777" w:rsidR="00532305" w:rsidRDefault="00B533B7">
            <w:pPr>
              <w:spacing w:line="276" w:lineRule="auto"/>
              <w:ind w:firstLine="0"/>
            </w:pPr>
            <w:r>
              <w:rPr>
                <w:b/>
                <w:sz w:val="22"/>
              </w:rPr>
              <w:t>RF-38</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B25CEAF" w14:textId="77777777" w:rsidR="00532305" w:rsidRDefault="00B533B7">
            <w:pPr>
              <w:spacing w:line="276" w:lineRule="auto"/>
              <w:ind w:firstLine="0"/>
            </w:pPr>
            <w:r>
              <w:rPr>
                <w:sz w:val="22"/>
              </w:rPr>
              <w:t>Reportar las devoluciones por hora, motivo, tienda, prenda y tiempo entre la entrega y la devolución</w:t>
            </w:r>
          </w:p>
        </w:tc>
      </w:tr>
    </w:tbl>
    <w:p w14:paraId="4E8C9435" w14:textId="77777777" w:rsidR="00532305" w:rsidRDefault="00532305"/>
    <w:p w14:paraId="021E9FF5" w14:textId="77777777" w:rsidR="00532305" w:rsidRDefault="00B533B7">
      <w:pPr>
        <w:pStyle w:val="Titulo2"/>
      </w:pPr>
      <w:bookmarkStart w:id="19" w:name="_Toc243368905"/>
      <w:r>
        <w:t>2.3.3. Requisitos funcionales propios</w:t>
      </w:r>
      <w:bookmarkEnd w:id="19"/>
    </w:p>
    <w:p w14:paraId="6BEB204A" w14:textId="77777777" w:rsidR="00532305" w:rsidRDefault="00B533B7">
      <w:pPr>
        <w:spacing w:line="276" w:lineRule="auto"/>
        <w:jc w:val="both"/>
      </w:pPr>
      <w:r>
        <w:t>El enunciado pide «otras funcionalidades como aporte propio» (sección 7.2). El grupo propone 13 requisitos en tres frentes.</w:t>
      </w:r>
    </w:p>
    <w:p w14:paraId="3642B01F" w14:textId="77777777" w:rsidR="00532305" w:rsidRDefault="00B533B7">
      <w:pPr>
        <w:pStyle w:val="Titulo3"/>
      </w:pPr>
      <w:r>
        <w:t>Plataforma y planes</w:t>
      </w:r>
    </w:p>
    <w:p w14:paraId="376B5BC5" w14:textId="77777777" w:rsidR="00532305" w:rsidRDefault="00B533B7">
      <w:pPr>
        <w:spacing w:line="276" w:lineRule="auto"/>
        <w:jc w:val="both"/>
      </w:pPr>
      <w:r>
        <w:t>Completan el SaaS y le dan contenido a los planes superiores (sección 2.1.1).</w:t>
      </w:r>
    </w:p>
    <w:tbl>
      <w:tblPr>
        <w:tblW w:w="9782" w:type="dxa"/>
        <w:tblInd w:w="-434" w:type="dxa"/>
        <w:tblLook w:val="04A0" w:firstRow="1" w:lastRow="0" w:firstColumn="1" w:lastColumn="0" w:noHBand="0" w:noVBand="1"/>
      </w:tblPr>
      <w:tblGrid>
        <w:gridCol w:w="1100"/>
        <w:gridCol w:w="8682"/>
      </w:tblGrid>
      <w:tr w:rsidR="00532305" w14:paraId="5197E2CB"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AC6B7C" w14:textId="77777777" w:rsidR="00532305" w:rsidRDefault="00B533B7">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DA4427F" w14:textId="77777777" w:rsidR="00532305" w:rsidRDefault="00B533B7">
            <w:pPr>
              <w:spacing w:line="276" w:lineRule="auto"/>
              <w:ind w:firstLine="0"/>
            </w:pPr>
            <w:r>
              <w:rPr>
                <w:b/>
                <w:color w:val="EE0000"/>
                <w:sz w:val="22"/>
              </w:rPr>
              <w:t>El sistema deberá permitir…</w:t>
            </w:r>
          </w:p>
        </w:tc>
      </w:tr>
      <w:tr w:rsidR="00532305" w14:paraId="21BB2DB8"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AE46BDF" w14:textId="77777777" w:rsidR="00532305" w:rsidRDefault="00B533B7">
            <w:pPr>
              <w:spacing w:line="276" w:lineRule="auto"/>
              <w:ind w:firstLine="0"/>
            </w:pPr>
            <w:r>
              <w:rPr>
                <w:b/>
                <w:sz w:val="22"/>
              </w:rPr>
              <w:t>RF-46</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0B39F5" w14:textId="77777777" w:rsidR="00532305" w:rsidRDefault="00B533B7">
            <w:pPr>
              <w:spacing w:line="276" w:lineRule="auto"/>
              <w:ind w:firstLine="0"/>
            </w:pPr>
            <w:r>
              <w:rPr>
                <w:sz w:val="22"/>
              </w:rPr>
              <w:t>Personalizar la tienda en línea de la empresa con su logo y sus colores (Profesional y Empresarial)</w:t>
            </w:r>
          </w:p>
        </w:tc>
      </w:tr>
      <w:tr w:rsidR="00532305" w14:paraId="58717787"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4D5AAC9" w14:textId="77777777" w:rsidR="00532305" w:rsidRDefault="00B533B7">
            <w:pPr>
              <w:spacing w:line="276" w:lineRule="auto"/>
              <w:ind w:firstLine="0"/>
            </w:pPr>
            <w:r>
              <w:rPr>
                <w:b/>
                <w:sz w:val="22"/>
              </w:rPr>
              <w:t>RF-47</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05AAAD" w14:textId="77777777" w:rsidR="00532305" w:rsidRDefault="00B533B7">
            <w:pPr>
              <w:spacing w:line="276" w:lineRule="auto"/>
              <w:ind w:firstLine="0"/>
            </w:pPr>
            <w:r>
              <w:rPr>
                <w:sz w:val="22"/>
              </w:rPr>
              <w:t>Que una empresa interesada contrate un plan desde la web, elija su slug y quede con su administrador, con el cobro simulado</w:t>
            </w:r>
          </w:p>
        </w:tc>
      </w:tr>
      <w:tr w:rsidR="00532305" w14:paraId="38FAA89B"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403573A" w14:textId="77777777" w:rsidR="00532305" w:rsidRDefault="00B533B7">
            <w:pPr>
              <w:spacing w:line="276" w:lineRule="auto"/>
              <w:ind w:firstLine="0"/>
            </w:pPr>
            <w:r>
              <w:rPr>
                <w:b/>
                <w:sz w:val="22"/>
              </w:rPr>
              <w:t>RF-48</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F361619" w14:textId="77777777" w:rsidR="00532305" w:rsidRDefault="00B533B7">
            <w:pPr>
              <w:spacing w:line="276" w:lineRule="auto"/>
              <w:ind w:firstLine="0"/>
            </w:pPr>
            <w:r>
              <w:rPr>
                <w:sz w:val="22"/>
              </w:rPr>
              <w:t>Exportar todos los datos de la empresa a Excel o CSV (Empresarial)</w:t>
            </w:r>
          </w:p>
        </w:tc>
      </w:tr>
      <w:tr w:rsidR="00532305" w14:paraId="37D87E11"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230EE4" w14:textId="77777777" w:rsidR="00532305" w:rsidRDefault="00B533B7">
            <w:pPr>
              <w:spacing w:line="276" w:lineRule="auto"/>
              <w:ind w:firstLine="0"/>
            </w:pPr>
            <w:r>
              <w:rPr>
                <w:b/>
                <w:sz w:val="22"/>
              </w:rPr>
              <w:t>RF-49</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FEE65D" w14:textId="77777777" w:rsidR="00532305" w:rsidRDefault="00B533B7">
            <w:pPr>
              <w:spacing w:line="276" w:lineRule="auto"/>
              <w:ind w:firstLine="0"/>
            </w:pPr>
            <w:r>
              <w:rPr>
                <w:sz w:val="22"/>
              </w:rPr>
              <w:t>Enviar avisos por correo a clientes y empleados solo en los planes que lo incluyen</w:t>
            </w:r>
          </w:p>
        </w:tc>
      </w:tr>
      <w:tr w:rsidR="00532305" w14:paraId="73601011"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691B89" w14:textId="77777777" w:rsidR="00532305" w:rsidRDefault="00B533B7">
            <w:pPr>
              <w:spacing w:line="276" w:lineRule="auto"/>
              <w:ind w:firstLine="0"/>
            </w:pPr>
            <w:r>
              <w:rPr>
                <w:b/>
                <w:sz w:val="22"/>
              </w:rPr>
              <w:t>RF-50</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6520393" w14:textId="77777777" w:rsidR="00532305" w:rsidRDefault="00B533B7">
            <w:pPr>
              <w:spacing w:line="276" w:lineRule="auto"/>
              <w:ind w:firstLine="0"/>
            </w:pPr>
            <w:r>
              <w:rPr>
                <w:sz w:val="22"/>
              </w:rPr>
              <w:t>Consultar el consumo del mes de los cupos (reportes y fotos con IA) y de los límites del plan</w:t>
            </w:r>
          </w:p>
        </w:tc>
      </w:tr>
      <w:tr w:rsidR="00532305" w14:paraId="2CE3254B"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554B12" w14:textId="77777777" w:rsidR="00532305" w:rsidRDefault="00B533B7">
            <w:pPr>
              <w:spacing w:line="276" w:lineRule="auto"/>
              <w:ind w:firstLine="0"/>
            </w:pPr>
            <w:r>
              <w:rPr>
                <w:b/>
                <w:sz w:val="22"/>
              </w:rPr>
              <w:t>RF-51</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2DC4C9" w14:textId="77777777" w:rsidR="00532305" w:rsidRDefault="00B533B7">
            <w:pPr>
              <w:spacing w:line="276" w:lineRule="auto"/>
              <w:ind w:firstLine="0"/>
            </w:pPr>
            <w:r>
              <w:rPr>
                <w:sz w:val="22"/>
              </w:rPr>
              <w:t>Que un cliente use una sola cuenta para comprar en las tiendas de varias empresas</w:t>
            </w:r>
          </w:p>
        </w:tc>
      </w:tr>
    </w:tbl>
    <w:p w14:paraId="211A72A8" w14:textId="77777777" w:rsidR="00532305" w:rsidRDefault="00532305"/>
    <w:p w14:paraId="0EAD6AA8" w14:textId="77777777" w:rsidR="00532305" w:rsidRDefault="00B533B7">
      <w:pPr>
        <w:pStyle w:val="Titulo3"/>
      </w:pPr>
      <w:r>
        <w:t>Traspasos entre sucursales</w:t>
      </w:r>
    </w:p>
    <w:p w14:paraId="2DE1576B" w14:textId="77777777" w:rsidR="00532305" w:rsidRDefault="00B533B7">
      <w:pPr>
        <w:spacing w:line="276" w:lineRule="auto"/>
        <w:jc w:val="both"/>
      </w:pPr>
      <w:r>
        <w:t>Desde el primer parcial se registran transferencias entre sucursales (CU-15). Ahora pasan a ser un pedido con su propio seguimiento.</w:t>
      </w:r>
    </w:p>
    <w:tbl>
      <w:tblPr>
        <w:tblW w:w="9782" w:type="dxa"/>
        <w:tblInd w:w="-434" w:type="dxa"/>
        <w:tblLook w:val="04A0" w:firstRow="1" w:lastRow="0" w:firstColumn="1" w:lastColumn="0" w:noHBand="0" w:noVBand="1"/>
      </w:tblPr>
      <w:tblGrid>
        <w:gridCol w:w="1100"/>
        <w:gridCol w:w="8682"/>
      </w:tblGrid>
      <w:tr w:rsidR="00532305" w14:paraId="31915A22"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E37A0A" w14:textId="77777777" w:rsidR="00532305" w:rsidRDefault="00B533B7">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9CDA721" w14:textId="77777777" w:rsidR="00532305" w:rsidRDefault="00B533B7">
            <w:pPr>
              <w:spacing w:line="276" w:lineRule="auto"/>
              <w:ind w:firstLine="0"/>
            </w:pPr>
            <w:r>
              <w:rPr>
                <w:b/>
                <w:color w:val="EE0000"/>
                <w:sz w:val="22"/>
              </w:rPr>
              <w:t>El sistema deberá permitir…</w:t>
            </w:r>
          </w:p>
        </w:tc>
      </w:tr>
      <w:tr w:rsidR="00532305" w14:paraId="646A3014"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03B8638" w14:textId="77777777" w:rsidR="00532305" w:rsidRDefault="00B533B7">
            <w:pPr>
              <w:spacing w:line="276" w:lineRule="auto"/>
              <w:ind w:firstLine="0"/>
            </w:pPr>
            <w:r>
              <w:rPr>
                <w:b/>
                <w:sz w:val="22"/>
              </w:rPr>
              <w:t>RF-39</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98F133" w14:textId="77777777" w:rsidR="00532305" w:rsidRDefault="00B533B7">
            <w:pPr>
              <w:spacing w:line="276" w:lineRule="auto"/>
              <w:ind w:firstLine="0"/>
            </w:pPr>
            <w:r>
              <w:rPr>
                <w:sz w:val="22"/>
              </w:rPr>
              <w:t>Que una sucursal pida a otra una cantidad de una prenda, en una talla y un color</w:t>
            </w:r>
          </w:p>
        </w:tc>
      </w:tr>
      <w:tr w:rsidR="00532305" w14:paraId="29F2D1AF"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8C36786" w14:textId="77777777" w:rsidR="00532305" w:rsidRDefault="00B533B7">
            <w:pPr>
              <w:spacing w:line="276" w:lineRule="auto"/>
              <w:ind w:firstLine="0"/>
            </w:pPr>
            <w:r>
              <w:rPr>
                <w:b/>
                <w:sz w:val="22"/>
              </w:rPr>
              <w:t>RF-40</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B676DF9" w14:textId="77777777" w:rsidR="00532305" w:rsidRDefault="00B533B7">
            <w:pPr>
              <w:spacing w:line="276" w:lineRule="auto"/>
              <w:ind w:firstLine="0"/>
            </w:pPr>
            <w:r>
              <w:rPr>
                <w:sz w:val="22"/>
              </w:rPr>
              <w:t>Que el administrador de la empresa ordene un traspaso sin pedido previo</w:t>
            </w:r>
          </w:p>
        </w:tc>
      </w:tr>
      <w:tr w:rsidR="00532305" w14:paraId="515E9304"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362F373" w14:textId="77777777" w:rsidR="00532305" w:rsidRDefault="00B533B7">
            <w:pPr>
              <w:spacing w:line="276" w:lineRule="auto"/>
              <w:ind w:firstLine="0"/>
            </w:pPr>
            <w:r>
              <w:rPr>
                <w:b/>
                <w:sz w:val="22"/>
              </w:rPr>
              <w:t>RF-41</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6226A8D" w14:textId="77777777" w:rsidR="00532305" w:rsidRDefault="00B533B7">
            <w:pPr>
              <w:spacing w:line="276" w:lineRule="auto"/>
              <w:ind w:firstLine="0"/>
            </w:pPr>
            <w:r>
              <w:rPr>
                <w:sz w:val="22"/>
              </w:rPr>
              <w:t>Seguir el traspaso (solicitado, aprobado, enviado, recibido o rechazado), con su movimiento de inventario en el origen y en el destino</w:t>
            </w:r>
          </w:p>
        </w:tc>
      </w:tr>
      <w:tr w:rsidR="00532305" w14:paraId="5941F852"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3ADA98" w14:textId="77777777" w:rsidR="00532305" w:rsidRDefault="00B533B7">
            <w:pPr>
              <w:spacing w:line="276" w:lineRule="auto"/>
              <w:ind w:firstLine="0"/>
            </w:pPr>
            <w:r>
              <w:rPr>
                <w:b/>
                <w:sz w:val="22"/>
              </w:rPr>
              <w:t>RF-42</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0E0C066" w14:textId="77777777" w:rsidR="00532305" w:rsidRDefault="00B533B7">
            <w:pPr>
              <w:spacing w:line="276" w:lineRule="auto"/>
              <w:ind w:firstLine="0"/>
            </w:pPr>
            <w:r>
              <w:rPr>
                <w:sz w:val="22"/>
              </w:rPr>
              <w:t>Sugerir traspasos a partir de las prendas más vendidas por sucursal y de la existencia de cada una</w:t>
            </w:r>
          </w:p>
        </w:tc>
      </w:tr>
    </w:tbl>
    <w:p w14:paraId="52E057E0" w14:textId="77777777" w:rsidR="00532305" w:rsidRDefault="00532305"/>
    <w:p w14:paraId="03981069" w14:textId="77777777" w:rsidR="00532305" w:rsidRDefault="00B533B7">
      <w:pPr>
        <w:pStyle w:val="Titulo3"/>
      </w:pPr>
      <w:r>
        <w:t>Probador que distingue tallas</w:t>
      </w:r>
    </w:p>
    <w:p w14:paraId="7BBA2C10" w14:textId="77777777" w:rsidR="00532305" w:rsidRDefault="00B533B7">
      <w:pPr>
        <w:spacing w:line="276" w:lineRule="auto"/>
        <w:jc w:val="both"/>
      </w:pPr>
      <w:r>
        <w:t>La prenda no se estira para acomodarse al cuerpo: se dibuja con sus medidas reales y se compara con las de la persona, de modo que una talla chica se vea apretada.</w:t>
      </w:r>
    </w:p>
    <w:tbl>
      <w:tblPr>
        <w:tblW w:w="9782" w:type="dxa"/>
        <w:tblInd w:w="-434" w:type="dxa"/>
        <w:tblLook w:val="04A0" w:firstRow="1" w:lastRow="0" w:firstColumn="1" w:lastColumn="0" w:noHBand="0" w:noVBand="1"/>
      </w:tblPr>
      <w:tblGrid>
        <w:gridCol w:w="1100"/>
        <w:gridCol w:w="8682"/>
      </w:tblGrid>
      <w:tr w:rsidR="00532305" w14:paraId="49C6CCA7"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0394A30" w14:textId="77777777" w:rsidR="00532305" w:rsidRDefault="00B533B7">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DFEE54" w14:textId="77777777" w:rsidR="00532305" w:rsidRDefault="00B533B7">
            <w:pPr>
              <w:spacing w:line="276" w:lineRule="auto"/>
              <w:ind w:firstLine="0"/>
            </w:pPr>
            <w:r>
              <w:rPr>
                <w:b/>
                <w:color w:val="EE0000"/>
                <w:sz w:val="22"/>
              </w:rPr>
              <w:t>El sistema deberá permitir…</w:t>
            </w:r>
          </w:p>
        </w:tc>
      </w:tr>
      <w:tr w:rsidR="00532305" w14:paraId="60C85DD4"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AA60F16" w14:textId="77777777" w:rsidR="00532305" w:rsidRDefault="00B533B7">
            <w:pPr>
              <w:spacing w:line="276" w:lineRule="auto"/>
              <w:ind w:firstLine="0"/>
            </w:pPr>
            <w:r>
              <w:rPr>
                <w:b/>
                <w:sz w:val="22"/>
              </w:rPr>
              <w:t>RF-43</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F9DB8D2" w14:textId="77777777" w:rsidR="00532305" w:rsidRDefault="00B533B7">
            <w:pPr>
              <w:spacing w:line="276" w:lineRule="auto"/>
              <w:ind w:firstLine="0"/>
            </w:pPr>
            <w:r>
              <w:rPr>
                <w:sz w:val="22"/>
              </w:rPr>
              <w:t>Cargar una prenda para el probador con foto sin fondo, puntos de referencia y medidas en cm por talla (busto, cintura, ruedo y largo)</w:t>
            </w:r>
          </w:p>
        </w:tc>
      </w:tr>
      <w:tr w:rsidR="00532305" w14:paraId="32296C0C"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1C46C81" w14:textId="77777777" w:rsidR="00532305" w:rsidRDefault="00B533B7">
            <w:pPr>
              <w:spacing w:line="276" w:lineRule="auto"/>
              <w:ind w:firstLine="0"/>
            </w:pPr>
            <w:r>
              <w:rPr>
                <w:b/>
                <w:sz w:val="22"/>
              </w:rPr>
              <w:t>RF-44</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7834636" w14:textId="77777777" w:rsidR="00532305" w:rsidRDefault="00B533B7">
            <w:pPr>
              <w:spacing w:line="276" w:lineRule="auto"/>
              <w:ind w:firstLine="0"/>
            </w:pPr>
            <w:r>
              <w:rPr>
                <w:sz w:val="22"/>
              </w:rPr>
              <w:t>Dibujar la prenda a escala sobre el cuerpo del cliente, con una malla de triángulos que sigue sus movimientos, marcando las zonas apretadas y sugiriendo la talla correcta</w:t>
            </w:r>
          </w:p>
        </w:tc>
      </w:tr>
      <w:tr w:rsidR="00532305" w14:paraId="35841F62"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A22DE73" w14:textId="77777777" w:rsidR="00532305" w:rsidRDefault="00B533B7">
            <w:pPr>
              <w:spacing w:line="276" w:lineRule="auto"/>
              <w:ind w:firstLine="0"/>
            </w:pPr>
            <w:r>
              <w:rPr>
                <w:b/>
                <w:sz w:val="22"/>
              </w:rPr>
              <w:t>RF-45</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6BCD6AB" w14:textId="77777777" w:rsidR="00532305" w:rsidRDefault="00B533B7">
            <w:pPr>
              <w:spacing w:line="276" w:lineRule="auto"/>
              <w:ind w:firstLine="0"/>
            </w:pPr>
            <w:r>
              <w:rPr>
                <w:sz w:val="22"/>
              </w:rPr>
              <w:t>Generar una foto realista de la prueba con IA, descontada del cupo mensual de la empresa</w:t>
            </w:r>
          </w:p>
        </w:tc>
      </w:tr>
    </w:tbl>
    <w:p w14:paraId="28B4D476" w14:textId="77777777" w:rsidR="00532305" w:rsidRDefault="00532305"/>
    <w:p w14:paraId="3C476EE3" w14:textId="77777777" w:rsidR="00532305" w:rsidRDefault="00B533B7">
      <w:pPr>
        <w:spacing w:line="276" w:lineRule="auto"/>
        <w:jc w:val="both"/>
      </w:pPr>
      <w:r>
        <w:t>La escala en centímetros por píxel sale de la estatura registrada en las medidas del cliente; las medidas de cada talla ya se guardan desde el primer parcial.</w:t>
      </w:r>
    </w:p>
    <w:p w14:paraId="1B75C0E6" w14:textId="77777777" w:rsidR="00532305" w:rsidRDefault="00B533B7">
      <w:pPr>
        <w:pStyle w:val="Titulo2"/>
      </w:pPr>
      <w:bookmarkStart w:id="20" w:name="_Toc243368906"/>
      <w:r>
        <w:t>2.3.4. Requisitos no funcionales</w:t>
      </w:r>
      <w:bookmarkEnd w:id="20"/>
    </w:p>
    <w:p w14:paraId="0F760782" w14:textId="77777777" w:rsidR="00532305" w:rsidRDefault="00B533B7">
      <w:pPr>
        <w:spacing w:line="276" w:lineRule="auto"/>
        <w:jc w:val="both"/>
      </w:pPr>
      <w:r>
        <w:t>Los doce primeros son los obligatorios del enunciado. Para cada uno se indica cómo se va a cumplir, de modo que sea verificable. Del RNF13 en adelante son propios.</w:t>
      </w:r>
    </w:p>
    <w:tbl>
      <w:tblPr>
        <w:tblW w:w="9782" w:type="dxa"/>
        <w:tblInd w:w="-434" w:type="dxa"/>
        <w:tblLook w:val="04A0" w:firstRow="1" w:lastRow="0" w:firstColumn="1" w:lastColumn="0" w:noHBand="0" w:noVBand="1"/>
      </w:tblPr>
      <w:tblGrid>
        <w:gridCol w:w="1063"/>
        <w:gridCol w:w="2491"/>
        <w:gridCol w:w="6228"/>
      </w:tblGrid>
      <w:tr w:rsidR="00532305" w14:paraId="2CE91873" w14:textId="77777777">
        <w:trPr>
          <w:tblHeader/>
        </w:trPr>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0AB26F" w14:textId="77777777" w:rsidR="00532305" w:rsidRDefault="00B533B7">
            <w:pPr>
              <w:spacing w:line="276" w:lineRule="auto"/>
              <w:ind w:firstLine="0"/>
            </w:pPr>
            <w:r>
              <w:rPr>
                <w:b/>
                <w:color w:val="EE0000"/>
                <w:sz w:val="22"/>
              </w:rPr>
              <w:t>RNF</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B6C2C9C" w14:textId="77777777" w:rsidR="00532305" w:rsidRDefault="00B533B7">
            <w:pPr>
              <w:spacing w:line="276" w:lineRule="auto"/>
              <w:ind w:firstLine="0"/>
            </w:pPr>
            <w:r>
              <w:rPr>
                <w:b/>
                <w:color w:val="EE0000"/>
                <w:sz w:val="22"/>
              </w:rPr>
              <w:t>Requisito</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FF81FCF" w14:textId="77777777" w:rsidR="00532305" w:rsidRDefault="00B533B7">
            <w:pPr>
              <w:spacing w:line="276" w:lineRule="auto"/>
              <w:ind w:firstLine="0"/>
            </w:pPr>
            <w:r>
              <w:rPr>
                <w:b/>
                <w:color w:val="EE0000"/>
                <w:sz w:val="22"/>
              </w:rPr>
              <w:t>Cómo se cumple</w:t>
            </w:r>
          </w:p>
        </w:tc>
      </w:tr>
      <w:tr w:rsidR="00532305" w14:paraId="7D2F6FA1"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55BBBDD" w14:textId="77777777" w:rsidR="00532305" w:rsidRDefault="00B533B7">
            <w:pPr>
              <w:spacing w:line="276" w:lineRule="auto"/>
              <w:ind w:firstLine="0"/>
            </w:pPr>
            <w:r>
              <w:rPr>
                <w:b/>
                <w:sz w:val="22"/>
              </w:rPr>
              <w:t>RNF01</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B42B6B9" w14:textId="77777777" w:rsidR="00532305" w:rsidRDefault="00B533B7">
            <w:pPr>
              <w:spacing w:line="276" w:lineRule="auto"/>
              <w:ind w:firstLine="0"/>
            </w:pPr>
            <w:r>
              <w:rPr>
                <w:sz w:val="22"/>
              </w:rPr>
              <w:t>Seguridad</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689BD8" w14:textId="77777777" w:rsidR="00532305" w:rsidRDefault="00B533B7">
            <w:pPr>
              <w:spacing w:line="276" w:lineRule="auto"/>
              <w:ind w:firstLine="0"/>
            </w:pPr>
            <w:r>
              <w:rPr>
                <w:sz w:val="22"/>
              </w:rPr>
              <w:t>JWT con la empresa y el rol como claims; cada endpoint valida rol y plan</w:t>
            </w:r>
          </w:p>
        </w:tc>
      </w:tr>
      <w:tr w:rsidR="00532305" w14:paraId="1AF58A60"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DA5C3E" w14:textId="77777777" w:rsidR="00532305" w:rsidRDefault="00B533B7">
            <w:pPr>
              <w:spacing w:line="276" w:lineRule="auto"/>
              <w:ind w:firstLine="0"/>
            </w:pPr>
            <w:r>
              <w:rPr>
                <w:b/>
                <w:sz w:val="22"/>
              </w:rPr>
              <w:t>RNF02</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711679B" w14:textId="77777777" w:rsidR="00532305" w:rsidRDefault="00B533B7">
            <w:pPr>
              <w:spacing w:line="276" w:lineRule="auto"/>
              <w:ind w:firstLine="0"/>
            </w:pPr>
            <w:r>
              <w:rPr>
                <w:sz w:val="22"/>
              </w:rPr>
              <w:t>Aislamiento de datos</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1C057D0" w14:textId="77777777" w:rsidR="00532305" w:rsidRDefault="00B533B7">
            <w:pPr>
              <w:spacing w:line="276" w:lineRule="auto"/>
              <w:ind w:firstLine="0"/>
            </w:pPr>
            <w:r>
              <w:rPr>
                <w:sz w:val="22"/>
              </w:rPr>
              <w:t>Columna de empresa en cada tabla del tenant y Row Level Security de PostgreSQL con FORCE: sin empresa en el contexto, la consulta devuelve cero filas</w:t>
            </w:r>
          </w:p>
        </w:tc>
      </w:tr>
      <w:tr w:rsidR="00532305" w14:paraId="420E5D4E"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8CA471C" w14:textId="77777777" w:rsidR="00532305" w:rsidRDefault="00B533B7">
            <w:pPr>
              <w:spacing w:line="276" w:lineRule="auto"/>
              <w:ind w:firstLine="0"/>
            </w:pPr>
            <w:r>
              <w:rPr>
                <w:b/>
                <w:sz w:val="22"/>
              </w:rPr>
              <w:t>RNF03</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316ECE3" w14:textId="77777777" w:rsidR="00532305" w:rsidRDefault="00B533B7">
            <w:pPr>
              <w:spacing w:line="276" w:lineRule="auto"/>
              <w:ind w:firstLine="0"/>
            </w:pPr>
            <w:r>
              <w:rPr>
                <w:sz w:val="22"/>
              </w:rPr>
              <w:t>Persistencia offline</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18ABA01" w14:textId="77777777" w:rsidR="00532305" w:rsidRDefault="00B533B7">
            <w:pPr>
              <w:spacing w:line="276" w:lineRule="auto"/>
              <w:ind w:firstLine="0"/>
            </w:pPr>
            <w:r>
              <w:rPr>
                <w:sz w:val="22"/>
              </w:rPr>
              <w:t>IndexedDB en la PWA y SQLite en Flutter; nada queda solo en memoria</w:t>
            </w:r>
          </w:p>
        </w:tc>
      </w:tr>
      <w:tr w:rsidR="00532305" w14:paraId="4C0FEDFC"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1E41DE" w14:textId="77777777" w:rsidR="00532305" w:rsidRDefault="00B533B7">
            <w:pPr>
              <w:spacing w:line="276" w:lineRule="auto"/>
              <w:ind w:firstLine="0"/>
            </w:pPr>
            <w:r>
              <w:rPr>
                <w:b/>
                <w:sz w:val="22"/>
              </w:rPr>
              <w:t>RNF04</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D1C05B" w14:textId="77777777" w:rsidR="00532305" w:rsidRDefault="00B533B7">
            <w:pPr>
              <w:spacing w:line="276" w:lineRule="auto"/>
              <w:ind w:firstLine="0"/>
            </w:pPr>
            <w:r>
              <w:rPr>
                <w:sz w:val="22"/>
              </w:rPr>
              <w:t>Integridad transaccional</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CCD53AD" w14:textId="77777777" w:rsidR="00532305" w:rsidRDefault="00B533B7">
            <w:pPr>
              <w:spacing w:line="276" w:lineRule="auto"/>
              <w:ind w:firstLine="0"/>
            </w:pPr>
            <w:r>
              <w:rPr>
                <w:sz w:val="22"/>
              </w:rPr>
              <w:t>La venta y su movimiento de inventario se confirman en una sola transacción</w:t>
            </w:r>
          </w:p>
        </w:tc>
      </w:tr>
      <w:tr w:rsidR="00532305" w14:paraId="4A7A88DC"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A29CA18" w14:textId="77777777" w:rsidR="00532305" w:rsidRDefault="00B533B7">
            <w:pPr>
              <w:spacing w:line="276" w:lineRule="auto"/>
              <w:ind w:firstLine="0"/>
            </w:pPr>
            <w:r>
              <w:rPr>
                <w:b/>
                <w:sz w:val="22"/>
              </w:rPr>
              <w:t>RNF05</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3AC3A0" w14:textId="77777777" w:rsidR="00532305" w:rsidRDefault="00B533B7">
            <w:pPr>
              <w:spacing w:line="276" w:lineRule="auto"/>
              <w:ind w:firstLine="0"/>
            </w:pPr>
            <w:r>
              <w:rPr>
                <w:sz w:val="22"/>
              </w:rPr>
              <w:t>Idempotencia</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96FA0D8" w14:textId="77777777" w:rsidR="00532305" w:rsidRDefault="00B533B7">
            <w:pPr>
              <w:spacing w:line="276" w:lineRule="auto"/>
              <w:ind w:firstLine="0"/>
            </w:pPr>
            <w:r>
              <w:rPr>
                <w:sz w:val="22"/>
              </w:rPr>
              <w:t>Cada operación viaja con un UUID creado en el cliente; si llega dos veces, el backend devuelve el resultado ya registrado</w:t>
            </w:r>
          </w:p>
        </w:tc>
      </w:tr>
      <w:tr w:rsidR="00532305" w14:paraId="0B8BA782"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9E14CA4" w14:textId="77777777" w:rsidR="00532305" w:rsidRDefault="00B533B7">
            <w:pPr>
              <w:spacing w:line="276" w:lineRule="auto"/>
              <w:ind w:firstLine="0"/>
            </w:pPr>
            <w:r>
              <w:rPr>
                <w:b/>
                <w:sz w:val="22"/>
              </w:rPr>
              <w:t>RNF06</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461EEC" w14:textId="77777777" w:rsidR="00532305" w:rsidRDefault="00B533B7">
            <w:pPr>
              <w:spacing w:line="276" w:lineRule="auto"/>
              <w:ind w:firstLine="0"/>
            </w:pPr>
            <w:r>
              <w:rPr>
                <w:sz w:val="22"/>
              </w:rPr>
              <w:t>Recuperación ante fallos</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41D1A6E" w14:textId="77777777" w:rsidR="00532305" w:rsidRDefault="00B533B7">
            <w:pPr>
              <w:spacing w:line="276" w:lineRule="auto"/>
              <w:ind w:firstLine="0"/>
            </w:pPr>
            <w:r>
              <w:rPr>
                <w:sz w:val="22"/>
              </w:rPr>
              <w:t>Una operación sale de la cola local solo cuando el servidor la confirma o la rechaza</w:t>
            </w:r>
          </w:p>
        </w:tc>
      </w:tr>
      <w:tr w:rsidR="00532305" w14:paraId="3A2B5006"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A5ECE3" w14:textId="77777777" w:rsidR="00532305" w:rsidRDefault="00B533B7">
            <w:pPr>
              <w:spacing w:line="276" w:lineRule="auto"/>
              <w:ind w:firstLine="0"/>
            </w:pPr>
            <w:r>
              <w:rPr>
                <w:b/>
                <w:sz w:val="22"/>
              </w:rPr>
              <w:t>RNF07</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37D7EF6" w14:textId="77777777" w:rsidR="00532305" w:rsidRDefault="00B533B7">
            <w:pPr>
              <w:spacing w:line="276" w:lineRule="auto"/>
              <w:ind w:firstLine="0"/>
            </w:pPr>
            <w:r>
              <w:rPr>
                <w:sz w:val="22"/>
              </w:rPr>
              <w:t>Mantenibilidad</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07C4337" w14:textId="77777777" w:rsidR="00532305" w:rsidRDefault="00B533B7">
            <w:pPr>
              <w:spacing w:line="276" w:lineRule="auto"/>
              <w:ind w:firstLine="0"/>
            </w:pPr>
            <w:r>
              <w:rPr>
                <w:sz w:val="22"/>
              </w:rPr>
              <w:t>Capas separadas de presentación, negocio, persistencia y sincronización en la web, el móvil y el backend</w:t>
            </w:r>
          </w:p>
        </w:tc>
      </w:tr>
      <w:tr w:rsidR="00532305" w14:paraId="4E7BCAC2"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AA9D51E" w14:textId="77777777" w:rsidR="00532305" w:rsidRDefault="00B533B7">
            <w:pPr>
              <w:spacing w:line="276" w:lineRule="auto"/>
              <w:ind w:firstLine="0"/>
            </w:pPr>
            <w:r>
              <w:rPr>
                <w:b/>
                <w:sz w:val="22"/>
              </w:rPr>
              <w:t>RNF08</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061A428" w14:textId="77777777" w:rsidR="00532305" w:rsidRDefault="00B533B7">
            <w:pPr>
              <w:spacing w:line="276" w:lineRule="auto"/>
              <w:ind w:firstLine="0"/>
            </w:pPr>
            <w:r>
              <w:rPr>
                <w:sz w:val="22"/>
              </w:rPr>
              <w:t>Compatibilidad</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CE37E94" w14:textId="77777777" w:rsidR="00532305" w:rsidRDefault="00B533B7">
            <w:pPr>
              <w:spacing w:line="276" w:lineRule="auto"/>
              <w:ind w:firstLine="0"/>
            </w:pPr>
            <w:r>
              <w:rPr>
                <w:sz w:val="22"/>
              </w:rPr>
              <w:t>PWA en las versiones actuales de Chrome, Edge y Firefox; Flutter en Android 10 o superior</w:t>
            </w:r>
          </w:p>
        </w:tc>
      </w:tr>
      <w:tr w:rsidR="00532305" w14:paraId="10236F2B"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E1E49E4" w14:textId="77777777" w:rsidR="00532305" w:rsidRDefault="00B533B7">
            <w:pPr>
              <w:spacing w:line="276" w:lineRule="auto"/>
              <w:ind w:firstLine="0"/>
            </w:pPr>
            <w:r>
              <w:rPr>
                <w:b/>
                <w:sz w:val="22"/>
              </w:rPr>
              <w:t>RNF09</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B05B2BA" w14:textId="77777777" w:rsidR="00532305" w:rsidRDefault="00B533B7">
            <w:pPr>
              <w:spacing w:line="276" w:lineRule="auto"/>
              <w:ind w:firstLine="0"/>
            </w:pPr>
            <w:r>
              <w:rPr>
                <w:sz w:val="22"/>
              </w:rPr>
              <w:t>Rendimiento</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4A66FFF" w14:textId="77777777" w:rsidR="00532305" w:rsidRDefault="00B533B7">
            <w:pPr>
              <w:spacing w:line="276" w:lineRule="auto"/>
              <w:ind w:firstLine="0"/>
            </w:pPr>
            <w:r>
              <w:rPr>
                <w:sz w:val="22"/>
              </w:rPr>
              <w:t>Catálogo paginado y descarga incremental para el modo offline; reportes con agregaciones en la base y no en Python</w:t>
            </w:r>
          </w:p>
        </w:tc>
      </w:tr>
      <w:tr w:rsidR="00532305" w14:paraId="3081D8DD"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A6C7CD1" w14:textId="77777777" w:rsidR="00532305" w:rsidRDefault="00B533B7">
            <w:pPr>
              <w:spacing w:line="276" w:lineRule="auto"/>
              <w:ind w:firstLine="0"/>
            </w:pPr>
            <w:r>
              <w:rPr>
                <w:b/>
                <w:sz w:val="22"/>
              </w:rPr>
              <w:t>RNF10</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FD409B" w14:textId="77777777" w:rsidR="00532305" w:rsidRDefault="00B533B7">
            <w:pPr>
              <w:spacing w:line="276" w:lineRule="auto"/>
              <w:ind w:firstLine="0"/>
            </w:pPr>
            <w:r>
              <w:rPr>
                <w:sz w:val="22"/>
              </w:rPr>
              <w:t>Observabilidad</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A45C9E" w14:textId="77777777" w:rsidR="00532305" w:rsidRDefault="00B533B7">
            <w:pPr>
              <w:spacing w:line="276" w:lineRule="auto"/>
              <w:ind w:firstLine="0"/>
            </w:pPr>
            <w:r>
              <w:rPr>
                <w:sz w:val="22"/>
              </w:rPr>
              <w:t>Bitácora de sincronización por operación, sin contraseñas ni datos de pago</w:t>
            </w:r>
          </w:p>
        </w:tc>
      </w:tr>
      <w:tr w:rsidR="00532305" w14:paraId="24415B00"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0696A5C" w14:textId="77777777" w:rsidR="00532305" w:rsidRDefault="00B533B7">
            <w:pPr>
              <w:spacing w:line="276" w:lineRule="auto"/>
              <w:ind w:firstLine="0"/>
            </w:pPr>
            <w:r>
              <w:rPr>
                <w:b/>
                <w:sz w:val="22"/>
              </w:rPr>
              <w:t>RNF11</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721F741" w14:textId="77777777" w:rsidR="00532305" w:rsidRDefault="00B533B7">
            <w:pPr>
              <w:spacing w:line="276" w:lineRule="auto"/>
              <w:ind w:firstLine="0"/>
            </w:pPr>
            <w:r>
              <w:rPr>
                <w:sz w:val="22"/>
              </w:rPr>
              <w:t>Calidad</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D175C6C" w14:textId="77777777" w:rsidR="00532305" w:rsidRDefault="00B533B7">
            <w:pPr>
              <w:spacing w:line="276" w:lineRule="auto"/>
              <w:ind w:firstLine="0"/>
            </w:pPr>
            <w:r>
              <w:rPr>
                <w:sz w:val="22"/>
              </w:rPr>
              <w:t>Pruebas automatizadas de aislamiento entre empresas, límites de plan, idempotencia y conflictos de inventario</w:t>
            </w:r>
          </w:p>
        </w:tc>
      </w:tr>
      <w:tr w:rsidR="00532305" w14:paraId="011DA3C0"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4CD894" w14:textId="77777777" w:rsidR="00532305" w:rsidRDefault="00B533B7">
            <w:pPr>
              <w:spacing w:line="276" w:lineRule="auto"/>
              <w:ind w:firstLine="0"/>
            </w:pPr>
            <w:r>
              <w:rPr>
                <w:b/>
                <w:sz w:val="22"/>
              </w:rPr>
              <w:t>RNF12</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1D8DD7" w14:textId="77777777" w:rsidR="00532305" w:rsidRDefault="00B533B7">
            <w:pPr>
              <w:spacing w:line="276" w:lineRule="auto"/>
              <w:ind w:firstLine="0"/>
            </w:pPr>
            <w:r>
              <w:rPr>
                <w:sz w:val="22"/>
              </w:rPr>
              <w:t>Coherencia documental</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5D7567D" w14:textId="77777777" w:rsidR="00532305" w:rsidRDefault="00B533B7">
            <w:pPr>
              <w:spacing w:line="276" w:lineRule="auto"/>
              <w:ind w:firstLine="0"/>
            </w:pPr>
            <w:r>
              <w:rPr>
                <w:sz w:val="22"/>
              </w:rPr>
              <w:t>Los diagramas ICONIX se terminan sobre el código ya escrito de cada caso de uso</w:t>
            </w:r>
          </w:p>
        </w:tc>
      </w:tr>
      <w:tr w:rsidR="00532305" w14:paraId="290EF24B"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91FA1EA" w14:textId="77777777" w:rsidR="00532305" w:rsidRDefault="00B533B7">
            <w:pPr>
              <w:spacing w:line="276" w:lineRule="auto"/>
              <w:ind w:firstLine="0"/>
            </w:pPr>
            <w:r>
              <w:rPr>
                <w:b/>
                <w:sz w:val="22"/>
              </w:rPr>
              <w:t>RNF13</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D936B71" w14:textId="77777777" w:rsidR="00532305" w:rsidRDefault="00B533B7">
            <w:pPr>
              <w:spacing w:line="276" w:lineRule="auto"/>
              <w:ind w:firstLine="0"/>
            </w:pPr>
            <w:r>
              <w:rPr>
                <w:sz w:val="22"/>
              </w:rPr>
              <w:t>Costo de la IA (propio)</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B8DC6C3" w14:textId="77777777" w:rsidR="00532305" w:rsidRDefault="00B533B7">
            <w:pPr>
              <w:spacing w:line="276" w:lineRule="auto"/>
              <w:ind w:firstLine="0"/>
            </w:pPr>
            <w:r>
              <w:rPr>
                <w:sz w:val="22"/>
              </w:rPr>
              <w:t>Gemini en su capa gratuita para los reportes; la foto realista del probador y los reportes con IA, solo en los planes superiores y con cupo mensual</w:t>
            </w:r>
          </w:p>
        </w:tc>
      </w:tr>
      <w:tr w:rsidR="00532305" w14:paraId="72F857E7"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D71FDB7" w14:textId="77777777" w:rsidR="00532305" w:rsidRDefault="00B533B7">
            <w:pPr>
              <w:spacing w:line="276" w:lineRule="auto"/>
              <w:ind w:firstLine="0"/>
            </w:pPr>
            <w:r>
              <w:rPr>
                <w:b/>
                <w:sz w:val="22"/>
              </w:rPr>
              <w:t>RNF14</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91F207C" w14:textId="77777777" w:rsidR="00532305" w:rsidRDefault="00B533B7">
            <w:pPr>
              <w:spacing w:line="276" w:lineRule="auto"/>
              <w:ind w:firstLine="0"/>
            </w:pPr>
            <w:r>
              <w:rPr>
                <w:sz w:val="22"/>
              </w:rPr>
              <w:t>Privacidad de las fotos (propio)</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A2E0812" w14:textId="77777777" w:rsidR="00532305" w:rsidRDefault="00B533B7">
            <w:pPr>
              <w:spacing w:line="276" w:lineRule="auto"/>
              <w:ind w:firstLine="0"/>
            </w:pPr>
            <w:r>
              <w:rPr>
                <w:sz w:val="22"/>
              </w:rPr>
              <w:t>La foto del cliente en el probador se procesa en el celular y no se sube al servidor, salvo la foto realista que el cliente pide</w:t>
            </w:r>
          </w:p>
        </w:tc>
      </w:tr>
      <w:tr w:rsidR="00532305" w14:paraId="4E6B7C74"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C51300E" w14:textId="77777777" w:rsidR="00532305" w:rsidRDefault="00B533B7">
            <w:pPr>
              <w:spacing w:line="276" w:lineRule="auto"/>
              <w:ind w:firstLine="0"/>
            </w:pPr>
            <w:r>
              <w:rPr>
                <w:b/>
                <w:sz w:val="22"/>
              </w:rPr>
              <w:t>RNF15</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1AD5BBC" w14:textId="77777777" w:rsidR="00532305" w:rsidRDefault="00B533B7">
            <w:pPr>
              <w:spacing w:line="276" w:lineRule="auto"/>
              <w:ind w:firstLine="0"/>
            </w:pPr>
            <w:r>
              <w:rPr>
                <w:sz w:val="22"/>
              </w:rPr>
              <w:t>Disponibilidad (propio)</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A4FC2F" w14:textId="77777777" w:rsidR="00532305" w:rsidRDefault="00B533B7">
            <w:pPr>
              <w:spacing w:line="276" w:lineRule="auto"/>
              <w:ind w:firstLine="0"/>
            </w:pPr>
            <w:r>
              <w:rPr>
                <w:sz w:val="22"/>
              </w:rPr>
              <w:t>Backend y web en Railway, base en Supabase, accesibles desde cualquier red</w:t>
            </w:r>
          </w:p>
        </w:tc>
      </w:tr>
      <w:tr w:rsidR="00532305" w14:paraId="5F7B3290"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923EC4" w14:textId="77777777" w:rsidR="00532305" w:rsidRDefault="00B533B7">
            <w:pPr>
              <w:spacing w:line="276" w:lineRule="auto"/>
              <w:ind w:firstLine="0"/>
            </w:pPr>
            <w:r>
              <w:rPr>
                <w:b/>
                <w:sz w:val="22"/>
              </w:rPr>
              <w:t>RNF16</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17EA9C3" w14:textId="77777777" w:rsidR="00532305" w:rsidRDefault="00B533B7">
            <w:pPr>
              <w:spacing w:line="276" w:lineRule="auto"/>
              <w:ind w:firstLine="0"/>
            </w:pPr>
            <w:r>
              <w:rPr>
                <w:sz w:val="22"/>
              </w:rPr>
              <w:t>Hora local (propio)</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437F65" w14:textId="77777777" w:rsidR="00532305" w:rsidRDefault="00B533B7">
            <w:pPr>
              <w:spacing w:line="276" w:lineRule="auto"/>
              <w:ind w:firstLine="0"/>
            </w:pPr>
            <w:r>
              <w:rPr>
                <w:sz w:val="22"/>
              </w:rPr>
              <w:t>Fechas guardadas con zona horaria y mostradas en hora de Bolivia (UTC-4)</w:t>
            </w:r>
          </w:p>
        </w:tc>
      </w:tr>
    </w:tbl>
    <w:p w14:paraId="144F953B" w14:textId="77777777" w:rsidR="00532305" w:rsidRDefault="00532305"/>
    <w:p w14:paraId="4C1CC6E2" w14:textId="77777777" w:rsidR="00532305" w:rsidRDefault="00B533B7">
      <w:pPr>
        <w:pStyle w:val="Titulo11"/>
      </w:pPr>
      <w:bookmarkStart w:id="21" w:name="_Toc243368907"/>
      <w:r>
        <w:t>2.4. Reglas de negocio</w:t>
      </w:r>
      <w:bookmarkEnd w:id="21"/>
    </w:p>
    <w:p w14:paraId="0706ACC3" w14:textId="77777777" w:rsidR="00532305" w:rsidRDefault="00B533B7">
      <w:pPr>
        <w:spacing w:line="276" w:lineRule="auto"/>
        <w:jc w:val="both"/>
      </w:pPr>
      <w:r>
        <w:t>Son las reglas que el código hace cumplir y que las pruebas verifican.</w:t>
      </w:r>
    </w:p>
    <w:tbl>
      <w:tblPr>
        <w:tblW w:w="9782" w:type="dxa"/>
        <w:tblInd w:w="-434" w:type="dxa"/>
        <w:tblLook w:val="04A0" w:firstRow="1" w:lastRow="0" w:firstColumn="1" w:lastColumn="0" w:noHBand="0" w:noVBand="1"/>
      </w:tblPr>
      <w:tblGrid>
        <w:gridCol w:w="1100"/>
        <w:gridCol w:w="8682"/>
      </w:tblGrid>
      <w:tr w:rsidR="00532305" w14:paraId="68B643C2"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61E7475" w14:textId="77777777" w:rsidR="00532305" w:rsidRDefault="00B533B7">
            <w:pPr>
              <w:spacing w:line="276" w:lineRule="auto"/>
              <w:ind w:firstLine="0"/>
            </w:pPr>
            <w:r>
              <w:rPr>
                <w:b/>
                <w:color w:val="EE0000"/>
                <w:sz w:val="22"/>
              </w:rPr>
              <w:t>RN</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9666825" w14:textId="77777777" w:rsidR="00532305" w:rsidRDefault="00B533B7">
            <w:pPr>
              <w:spacing w:line="276" w:lineRule="auto"/>
              <w:ind w:firstLine="0"/>
            </w:pPr>
            <w:r>
              <w:rPr>
                <w:b/>
                <w:color w:val="EE0000"/>
                <w:sz w:val="22"/>
              </w:rPr>
              <w:t>Regla</w:t>
            </w:r>
          </w:p>
        </w:tc>
      </w:tr>
      <w:tr w:rsidR="00532305" w14:paraId="3328C4BA"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3524E1B" w14:textId="77777777" w:rsidR="00532305" w:rsidRDefault="00B533B7">
            <w:pPr>
              <w:spacing w:line="276" w:lineRule="auto"/>
              <w:ind w:firstLine="0"/>
            </w:pPr>
            <w:r>
              <w:rPr>
                <w:b/>
                <w:sz w:val="22"/>
              </w:rPr>
              <w:t>RN-01</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78B3979" w14:textId="77777777" w:rsidR="00532305" w:rsidRDefault="00B533B7">
            <w:pPr>
              <w:spacing w:line="276" w:lineRule="auto"/>
              <w:ind w:firstLine="0"/>
            </w:pPr>
            <w:r>
              <w:rPr>
                <w:sz w:val="22"/>
              </w:rPr>
              <w:t>Una sucursal no es un tenant: pertenece a una sola empresa, y una empresa tiene una o más sucursales</w:t>
            </w:r>
          </w:p>
        </w:tc>
      </w:tr>
      <w:tr w:rsidR="00532305" w14:paraId="43CDCF69"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E0FF175" w14:textId="77777777" w:rsidR="00532305" w:rsidRDefault="00B533B7">
            <w:pPr>
              <w:spacing w:line="276" w:lineRule="auto"/>
              <w:ind w:firstLine="0"/>
            </w:pPr>
            <w:r>
              <w:rPr>
                <w:b/>
                <w:sz w:val="22"/>
              </w:rPr>
              <w:t>RN-02</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AEDFD6" w14:textId="77777777" w:rsidR="00532305" w:rsidRDefault="00B533B7">
            <w:pPr>
              <w:spacing w:line="276" w:lineRule="auto"/>
              <w:ind w:firstLine="0"/>
            </w:pPr>
            <w:r>
              <w:rPr>
                <w:sz w:val="22"/>
              </w:rPr>
              <w:t>Una empresa tiene como máximo una suscripción vigente a la vez</w:t>
            </w:r>
          </w:p>
        </w:tc>
      </w:tr>
      <w:tr w:rsidR="00532305" w14:paraId="5063F829"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99AD19A" w14:textId="77777777" w:rsidR="00532305" w:rsidRDefault="00B533B7">
            <w:pPr>
              <w:spacing w:line="276" w:lineRule="auto"/>
              <w:ind w:firstLine="0"/>
            </w:pPr>
            <w:r>
              <w:rPr>
                <w:b/>
                <w:sz w:val="22"/>
              </w:rPr>
              <w:t>RN-03</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367CE58" w14:textId="77777777" w:rsidR="00532305" w:rsidRDefault="00B533B7">
            <w:pPr>
              <w:spacing w:line="276" w:lineRule="auto"/>
              <w:ind w:firstLine="0"/>
            </w:pPr>
            <w:r>
              <w:rPr>
                <w:sz w:val="22"/>
              </w:rPr>
              <w:t>Con la suscripción vencida o suspendida, la empresa solo consulta: no registra ventas, reservas ni traspasos</w:t>
            </w:r>
          </w:p>
        </w:tc>
      </w:tr>
      <w:tr w:rsidR="00532305" w14:paraId="4A79248B"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6340FD8" w14:textId="77777777" w:rsidR="00532305" w:rsidRDefault="00B533B7">
            <w:pPr>
              <w:spacing w:line="276" w:lineRule="auto"/>
              <w:ind w:firstLine="0"/>
            </w:pPr>
            <w:r>
              <w:rPr>
                <w:b/>
                <w:sz w:val="22"/>
              </w:rPr>
              <w:t>RN-04</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5087DE" w14:textId="77777777" w:rsidR="00532305" w:rsidRDefault="00B533B7">
            <w:pPr>
              <w:spacing w:line="276" w:lineRule="auto"/>
              <w:ind w:firstLine="0"/>
            </w:pPr>
            <w:r>
              <w:rPr>
                <w:sz w:val="22"/>
              </w:rPr>
              <w:t>Al pasar a un plan menor no se borra nada; solo se impide crear por encima del nuevo límite</w:t>
            </w:r>
          </w:p>
        </w:tc>
      </w:tr>
      <w:tr w:rsidR="00532305" w14:paraId="274F05A9"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47BBA9F" w14:textId="77777777" w:rsidR="00532305" w:rsidRDefault="00B533B7">
            <w:pPr>
              <w:spacing w:line="276" w:lineRule="auto"/>
              <w:ind w:firstLine="0"/>
            </w:pPr>
            <w:r>
              <w:rPr>
                <w:b/>
                <w:sz w:val="22"/>
              </w:rPr>
              <w:t>RN-05</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B31C3C" w14:textId="77777777" w:rsidR="00532305" w:rsidRDefault="00B533B7">
            <w:pPr>
              <w:spacing w:line="276" w:lineRule="auto"/>
              <w:ind w:firstLine="0"/>
            </w:pPr>
            <w:r>
              <w:rPr>
                <w:sz w:val="22"/>
              </w:rPr>
              <w:t>Una venta offline es siempre de contado. Recibir el efectivo no la confirma: la confirma el servidor</w:t>
            </w:r>
          </w:p>
        </w:tc>
      </w:tr>
      <w:tr w:rsidR="00532305" w14:paraId="51F51B42"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D98F266" w14:textId="77777777" w:rsidR="00532305" w:rsidRDefault="00B533B7">
            <w:pPr>
              <w:spacing w:line="276" w:lineRule="auto"/>
              <w:ind w:firstLine="0"/>
            </w:pPr>
            <w:r>
              <w:rPr>
                <w:b/>
                <w:sz w:val="22"/>
              </w:rPr>
              <w:t>RN-06</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97E9E8" w14:textId="77777777" w:rsidR="00532305" w:rsidRDefault="00B533B7">
            <w:pPr>
              <w:spacing w:line="276" w:lineRule="auto"/>
              <w:ind w:firstLine="0"/>
            </w:pPr>
            <w:r>
              <w:rPr>
                <w:sz w:val="22"/>
              </w:rPr>
              <w:t>Si al sincronizar no alcanza la existencia, la venta queda en conflicto y la resuelve el encargado, nunca el sistema por su cuenta</w:t>
            </w:r>
          </w:p>
        </w:tc>
      </w:tr>
      <w:tr w:rsidR="00532305" w14:paraId="785E1755"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32392BC" w14:textId="77777777" w:rsidR="00532305" w:rsidRDefault="00B533B7">
            <w:pPr>
              <w:spacing w:line="276" w:lineRule="auto"/>
              <w:ind w:firstLine="0"/>
            </w:pPr>
            <w:r>
              <w:rPr>
                <w:b/>
                <w:sz w:val="22"/>
              </w:rPr>
              <w:t>RN-07</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6C11561" w14:textId="77777777" w:rsidR="00532305" w:rsidRDefault="00B533B7">
            <w:pPr>
              <w:spacing w:line="276" w:lineRule="auto"/>
              <w:ind w:firstLine="0"/>
            </w:pPr>
            <w:r>
              <w:rPr>
                <w:sz w:val="22"/>
              </w:rPr>
              <w:t>Una operación con un UUID ya registrado no se vuelve a aplicar</w:t>
            </w:r>
          </w:p>
        </w:tc>
      </w:tr>
      <w:tr w:rsidR="00532305" w14:paraId="3F4E53F9"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CB203B3" w14:textId="77777777" w:rsidR="00532305" w:rsidRDefault="00B533B7">
            <w:pPr>
              <w:spacing w:line="276" w:lineRule="auto"/>
              <w:ind w:firstLine="0"/>
            </w:pPr>
            <w:r>
              <w:rPr>
                <w:b/>
                <w:sz w:val="22"/>
              </w:rPr>
              <w:t>RN-08</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444D28D" w14:textId="77777777" w:rsidR="00532305" w:rsidRDefault="00B533B7">
            <w:pPr>
              <w:spacing w:line="276" w:lineRule="auto"/>
              <w:ind w:firstLine="0"/>
            </w:pPr>
            <w:r>
              <w:rPr>
                <w:sz w:val="22"/>
              </w:rPr>
              <w:t>Un cambio o devolución fuera de la ventana configurada se rechaza</w:t>
            </w:r>
          </w:p>
        </w:tc>
      </w:tr>
      <w:tr w:rsidR="00532305" w14:paraId="752B6D43"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F84EC0" w14:textId="77777777" w:rsidR="00532305" w:rsidRDefault="00B533B7">
            <w:pPr>
              <w:spacing w:line="276" w:lineRule="auto"/>
              <w:ind w:firstLine="0"/>
            </w:pPr>
            <w:r>
              <w:rPr>
                <w:b/>
                <w:sz w:val="22"/>
              </w:rPr>
              <w:t>RN-09</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2F1E6AD" w14:textId="77777777" w:rsidR="00532305" w:rsidRDefault="00B533B7">
            <w:pPr>
              <w:spacing w:line="276" w:lineRule="auto"/>
              <w:ind w:firstLine="0"/>
            </w:pPr>
            <w:r>
              <w:rPr>
                <w:sz w:val="22"/>
              </w:rPr>
              <w:t>Un traspaso descuenta del origen al enviarse y suma al destino al recibirse; nunca queda existencia negativa</w:t>
            </w:r>
          </w:p>
        </w:tc>
      </w:tr>
      <w:tr w:rsidR="00532305" w14:paraId="410BE549"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E0B8B31" w14:textId="77777777" w:rsidR="00532305" w:rsidRDefault="00B533B7">
            <w:pPr>
              <w:spacing w:line="276" w:lineRule="auto"/>
              <w:ind w:firstLine="0"/>
            </w:pPr>
            <w:r>
              <w:rPr>
                <w:b/>
                <w:sz w:val="22"/>
              </w:rPr>
              <w:t>RN-10</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E7A759" w14:textId="77777777" w:rsidR="00532305" w:rsidRDefault="00B533B7">
            <w:pPr>
              <w:spacing w:line="276" w:lineRule="auto"/>
              <w:ind w:firstLine="0"/>
            </w:pPr>
            <w:r>
              <w:rPr>
                <w:sz w:val="22"/>
              </w:rPr>
              <w:t>Los reportes con IA solo leen datos de la empresa del usuario, y solo mediante consultas predefinidas por el backend</w:t>
            </w:r>
          </w:p>
        </w:tc>
      </w:tr>
      <w:tr w:rsidR="00532305" w14:paraId="51252ED5"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0680734" w14:textId="77777777" w:rsidR="00532305" w:rsidRDefault="00B533B7">
            <w:pPr>
              <w:spacing w:line="276" w:lineRule="auto"/>
              <w:ind w:firstLine="0"/>
            </w:pPr>
            <w:r>
              <w:rPr>
                <w:b/>
                <w:sz w:val="22"/>
              </w:rPr>
              <w:t>RN-11</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E8F5A9" w14:textId="77777777" w:rsidR="00532305" w:rsidRDefault="00B533B7">
            <w:pPr>
              <w:spacing w:line="276" w:lineRule="auto"/>
              <w:ind w:firstLine="0"/>
            </w:pPr>
            <w:r>
              <w:rPr>
                <w:sz w:val="22"/>
              </w:rPr>
              <w:t>La foto realista y los reportes con IA no se generan si la empresa agotó su cupo del mes</w:t>
            </w:r>
          </w:p>
        </w:tc>
      </w:tr>
      <w:tr w:rsidR="00532305" w14:paraId="32ABEF67"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A8292D3" w14:textId="77777777" w:rsidR="00532305" w:rsidRDefault="00B533B7">
            <w:pPr>
              <w:spacing w:line="276" w:lineRule="auto"/>
              <w:ind w:firstLine="0"/>
            </w:pPr>
            <w:r>
              <w:rPr>
                <w:b/>
                <w:sz w:val="22"/>
              </w:rPr>
              <w:t>RN-12</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E475C48" w14:textId="77777777" w:rsidR="00532305" w:rsidRDefault="00B533B7">
            <w:pPr>
              <w:spacing w:line="276" w:lineRule="auto"/>
              <w:ind w:firstLine="0"/>
            </w:pPr>
            <w:r>
              <w:rPr>
                <w:sz w:val="22"/>
              </w:rPr>
              <w:t>Para iniciar sesión hay que indicar el slug de la empresa; sin slug solo entra el administrador de la plataforma, que no ve los datos de ninguna empresa</w:t>
            </w:r>
          </w:p>
        </w:tc>
      </w:tr>
      <w:tr w:rsidR="00532305" w14:paraId="48897B61"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90C1392" w14:textId="77777777" w:rsidR="00532305" w:rsidRDefault="00B533B7">
            <w:pPr>
              <w:spacing w:line="276" w:lineRule="auto"/>
              <w:ind w:firstLine="0"/>
            </w:pPr>
            <w:r>
              <w:rPr>
                <w:b/>
                <w:sz w:val="22"/>
              </w:rPr>
              <w:t>RN-13</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5770A7" w14:textId="77777777" w:rsidR="00532305" w:rsidRDefault="00B533B7">
            <w:pPr>
              <w:spacing w:line="276" w:lineRule="auto"/>
              <w:ind w:firstLine="0"/>
            </w:pPr>
            <w:r>
              <w:rPr>
                <w:sz w:val="22"/>
              </w:rPr>
              <w:t>Un cliente tiene una sola cuenta en la plataforma; sus pedidos, reservas y favoritos se guardan por empresa, y una empresa no ve lo que el cliente hizo en otra</w:t>
            </w:r>
          </w:p>
        </w:tc>
      </w:tr>
      <w:tr w:rsidR="00532305" w14:paraId="4AD844F5"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D4F015E" w14:textId="77777777" w:rsidR="00532305" w:rsidRDefault="00B533B7">
            <w:pPr>
              <w:spacing w:line="276" w:lineRule="auto"/>
              <w:ind w:firstLine="0"/>
            </w:pPr>
            <w:r>
              <w:rPr>
                <w:b/>
                <w:sz w:val="22"/>
              </w:rPr>
              <w:t>RN-14</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AF457C7" w14:textId="77777777" w:rsidR="00532305" w:rsidRDefault="00B533B7">
            <w:pPr>
              <w:spacing w:line="276" w:lineRule="auto"/>
              <w:ind w:firstLine="0"/>
            </w:pPr>
            <w:r>
              <w:rPr>
                <w:sz w:val="22"/>
              </w:rPr>
              <w:t>El slug de una empresa es único en la plataforma y no se cambia después del alta</w:t>
            </w:r>
          </w:p>
        </w:tc>
      </w:tr>
    </w:tbl>
    <w:p w14:paraId="65DA58C6" w14:textId="77777777" w:rsidR="00532305" w:rsidRDefault="00532305"/>
    <w:p w14:paraId="048C81BE" w14:textId="77777777" w:rsidR="00532305" w:rsidRDefault="00B533B7">
      <w:pPr>
        <w:pStyle w:val="Titulo11"/>
      </w:pPr>
      <w:bookmarkStart w:id="22" w:name="_Toc243368908"/>
      <w:r>
        <w:t>2.5. Diagrama UML de casos de uso</w:t>
      </w:r>
      <w:bookmarkEnd w:id="22"/>
    </w:p>
    <w:p w14:paraId="1D5A1963" w14:textId="77777777" w:rsidR="00532305" w:rsidRDefault="00B533B7">
      <w:pPr>
        <w:spacing w:line="276" w:lineRule="auto"/>
        <w:jc w:val="both"/>
      </w:pPr>
      <w:r>
        <w:t>Son 35 casos de uso, numerados desde el CU-43 para seguir la lista del primer parcial. Los que tienen algo en la columna Evoluciona reemplazan a un caso de uso anterior: se vuelven a especificar y a modelar completos, porque el multitenant, los planes o el modo offline cambian su flujo. Los marcados como propios son aporte del grupo. La numeración sigue el orden de los ciclos, de modo que cada presentación cierra un bloque contiguo.</w:t>
      </w:r>
    </w:p>
    <w:p w14:paraId="248CA9C2" w14:textId="77777777" w:rsidR="00532305" w:rsidRDefault="00B533B7">
      <w:pPr>
        <w:spacing w:line="276" w:lineRule="auto"/>
        <w:jc w:val="both"/>
      </w:pPr>
      <w:r>
        <w:t>Todos los RF, del RF-01 al RF-51, quedan asociados a por lo menos un caso de uso. Los casos de uso que el plan controla incluyen al CU-47, que verifica la función y el límite antes de continuar.</w:t>
      </w:r>
    </w:p>
    <w:p w14:paraId="43593332" w14:textId="77777777" w:rsidR="00532305" w:rsidRDefault="00B533B7">
      <w:pPr>
        <w:pStyle w:val="Titulo3"/>
      </w:pPr>
      <w:r>
        <w:t>Ciclo 1 — Plataforma SaaS y aislamiento (presentación del dom 25/10)</w:t>
      </w:r>
    </w:p>
    <w:tbl>
      <w:tblPr>
        <w:tblW w:w="9782" w:type="dxa"/>
        <w:tblInd w:w="-434" w:type="dxa"/>
        <w:tblLook w:val="04A0" w:firstRow="1" w:lastRow="0" w:firstColumn="1" w:lastColumn="0" w:noHBand="0" w:noVBand="1"/>
      </w:tblPr>
      <w:tblGrid>
        <w:gridCol w:w="892"/>
        <w:gridCol w:w="3455"/>
        <w:gridCol w:w="2073"/>
        <w:gridCol w:w="1442"/>
        <w:gridCol w:w="1920"/>
      </w:tblGrid>
      <w:tr w:rsidR="00532305" w14:paraId="561D0B10" w14:textId="77777777">
        <w:trPr>
          <w:tblHeader/>
        </w:trPr>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0DD616" w14:textId="77777777" w:rsidR="00532305" w:rsidRDefault="00B533B7">
            <w:pPr>
              <w:spacing w:line="276" w:lineRule="auto"/>
              <w:ind w:firstLine="0"/>
            </w:pPr>
            <w:r>
              <w:rPr>
                <w:b/>
                <w:color w:val="EE0000"/>
                <w:sz w:val="22"/>
              </w:rPr>
              <w:t>CU</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DDAEA6D" w14:textId="77777777" w:rsidR="00532305" w:rsidRDefault="00B533B7">
            <w:pPr>
              <w:spacing w:line="276" w:lineRule="auto"/>
              <w:ind w:firstLine="0"/>
            </w:pPr>
            <w:r>
              <w:rPr>
                <w:b/>
                <w:color w:val="EE0000"/>
                <w:sz w:val="22"/>
              </w:rPr>
              <w:t>Caso de uso</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26028AC" w14:textId="77777777" w:rsidR="00532305" w:rsidRDefault="00B533B7">
            <w:pPr>
              <w:spacing w:line="276" w:lineRule="auto"/>
              <w:ind w:firstLine="0"/>
            </w:pPr>
            <w:r>
              <w:rPr>
                <w:b/>
                <w:color w:val="EE0000"/>
                <w:sz w:val="22"/>
              </w:rPr>
              <w:t>Actor principal</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05167E" w14:textId="77777777" w:rsidR="00532305" w:rsidRDefault="00B533B7">
            <w:pPr>
              <w:spacing w:line="276" w:lineRule="auto"/>
              <w:ind w:firstLine="0"/>
            </w:pPr>
            <w:r>
              <w:rPr>
                <w:b/>
                <w:color w:val="EE0000"/>
                <w:sz w:val="22"/>
              </w:rPr>
              <w:t>Evoluciona</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43CA89A" w14:textId="77777777" w:rsidR="00532305" w:rsidRDefault="00B533B7">
            <w:pPr>
              <w:spacing w:line="276" w:lineRule="auto"/>
              <w:ind w:firstLine="0"/>
            </w:pPr>
            <w:r>
              <w:rPr>
                <w:b/>
                <w:color w:val="EE0000"/>
                <w:sz w:val="22"/>
              </w:rPr>
              <w:t>RF</w:t>
            </w:r>
          </w:p>
        </w:tc>
      </w:tr>
      <w:tr w:rsidR="00532305" w14:paraId="3B79318A"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33E4D0A" w14:textId="77777777" w:rsidR="00532305" w:rsidRDefault="00B533B7">
            <w:pPr>
              <w:spacing w:line="276" w:lineRule="auto"/>
              <w:ind w:firstLine="0"/>
            </w:pPr>
            <w:r>
              <w:rPr>
                <w:b/>
                <w:sz w:val="22"/>
              </w:rPr>
              <w:t>CU-43</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81E4582" w14:textId="77777777" w:rsidR="00532305" w:rsidRDefault="00B533B7">
            <w:pPr>
              <w:spacing w:line="276" w:lineRule="auto"/>
              <w:ind w:firstLine="0"/>
            </w:pPr>
            <w:r>
              <w:rPr>
                <w:sz w:val="22"/>
              </w:rPr>
              <w:t>Gestionar empresas</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C5D7401" w14:textId="77777777" w:rsidR="00532305" w:rsidRDefault="00B533B7">
            <w:pPr>
              <w:spacing w:line="276" w:lineRule="auto"/>
              <w:ind w:firstLine="0"/>
            </w:pPr>
            <w:r>
              <w:rPr>
                <w:sz w:val="22"/>
              </w:rPr>
              <w:t>Administrador de la plataforma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83813DE"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A5F0CC1" w14:textId="77777777" w:rsidR="00532305" w:rsidRDefault="00B533B7">
            <w:pPr>
              <w:spacing w:line="276" w:lineRule="auto"/>
              <w:ind w:firstLine="0"/>
            </w:pPr>
            <w:r>
              <w:rPr>
                <w:sz w:val="22"/>
              </w:rPr>
              <w:t>RF-01, RF-02, RF-03</w:t>
            </w:r>
          </w:p>
        </w:tc>
      </w:tr>
      <w:tr w:rsidR="00532305" w14:paraId="7ADDB933"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6E446A" w14:textId="77777777" w:rsidR="00532305" w:rsidRDefault="00B533B7">
            <w:pPr>
              <w:spacing w:line="276" w:lineRule="auto"/>
              <w:ind w:firstLine="0"/>
            </w:pPr>
            <w:r>
              <w:rPr>
                <w:b/>
                <w:sz w:val="22"/>
              </w:rPr>
              <w:t>CU-44</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84362B6" w14:textId="77777777" w:rsidR="00532305" w:rsidRDefault="00B533B7">
            <w:pPr>
              <w:spacing w:line="276" w:lineRule="auto"/>
              <w:ind w:firstLine="0"/>
            </w:pPr>
            <w:r>
              <w:rPr>
                <w:sz w:val="22"/>
              </w:rPr>
              <w:t>Gestionar planes</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2EAF8B" w14:textId="77777777" w:rsidR="00532305" w:rsidRDefault="00B533B7">
            <w:pPr>
              <w:spacing w:line="276" w:lineRule="auto"/>
              <w:ind w:firstLine="0"/>
            </w:pPr>
            <w:r>
              <w:rPr>
                <w:sz w:val="22"/>
              </w:rPr>
              <w:t>Administrador de la plataforma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6112FA6"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5DF06F" w14:textId="77777777" w:rsidR="00532305" w:rsidRDefault="00B533B7">
            <w:pPr>
              <w:spacing w:line="276" w:lineRule="auto"/>
              <w:ind w:firstLine="0"/>
            </w:pPr>
            <w:r>
              <w:rPr>
                <w:sz w:val="22"/>
              </w:rPr>
              <w:t>RF-04</w:t>
            </w:r>
          </w:p>
        </w:tc>
      </w:tr>
      <w:tr w:rsidR="00532305" w14:paraId="59479339"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716C26E" w14:textId="77777777" w:rsidR="00532305" w:rsidRDefault="00B533B7">
            <w:pPr>
              <w:spacing w:line="276" w:lineRule="auto"/>
              <w:ind w:firstLine="0"/>
            </w:pPr>
            <w:r>
              <w:rPr>
                <w:b/>
                <w:sz w:val="22"/>
              </w:rPr>
              <w:t>CU-45</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2DB4D4" w14:textId="77777777" w:rsidR="00532305" w:rsidRDefault="00B533B7">
            <w:pPr>
              <w:spacing w:line="276" w:lineRule="auto"/>
              <w:ind w:firstLine="0"/>
            </w:pPr>
            <w:r>
              <w:rPr>
                <w:sz w:val="22"/>
              </w:rPr>
              <w:t>Gestionar suscripciones</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7EEBB5" w14:textId="77777777" w:rsidR="00532305" w:rsidRDefault="00B533B7">
            <w:pPr>
              <w:spacing w:line="276" w:lineRule="auto"/>
              <w:ind w:firstLine="0"/>
            </w:pPr>
            <w:r>
              <w:rPr>
                <w:sz w:val="22"/>
              </w:rPr>
              <w:t>Administrador de la plataforma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B252532"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10A99C" w14:textId="77777777" w:rsidR="00532305" w:rsidRDefault="00B533B7">
            <w:pPr>
              <w:spacing w:line="276" w:lineRule="auto"/>
              <w:ind w:firstLine="0"/>
            </w:pPr>
            <w:r>
              <w:rPr>
                <w:sz w:val="22"/>
              </w:rPr>
              <w:t>RF-05, RF-07, RF-08</w:t>
            </w:r>
          </w:p>
        </w:tc>
      </w:tr>
      <w:tr w:rsidR="00532305" w14:paraId="7F2FF2B4"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9E7CB79" w14:textId="77777777" w:rsidR="00532305" w:rsidRDefault="00B533B7">
            <w:pPr>
              <w:spacing w:line="276" w:lineRule="auto"/>
              <w:ind w:firstLine="0"/>
            </w:pPr>
            <w:r>
              <w:rPr>
                <w:b/>
                <w:sz w:val="22"/>
              </w:rPr>
              <w:t>CU-46</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75ABA9" w14:textId="77777777" w:rsidR="00532305" w:rsidRDefault="00B533B7">
            <w:pPr>
              <w:spacing w:line="276" w:lineRule="auto"/>
              <w:ind w:firstLine="0"/>
            </w:pPr>
            <w:r>
              <w:rPr>
                <w:sz w:val="22"/>
              </w:rPr>
              <w:t>Consultar plan y consumo</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9474FE9"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D14523"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55F8A0" w14:textId="77777777" w:rsidR="00532305" w:rsidRDefault="00B533B7">
            <w:pPr>
              <w:spacing w:line="276" w:lineRule="auto"/>
              <w:ind w:firstLine="0"/>
            </w:pPr>
            <w:r>
              <w:rPr>
                <w:sz w:val="22"/>
              </w:rPr>
              <w:t>RF-06, RF-50</w:t>
            </w:r>
          </w:p>
        </w:tc>
      </w:tr>
      <w:tr w:rsidR="00532305" w14:paraId="3B2A6136"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D7EE8C3" w14:textId="77777777" w:rsidR="00532305" w:rsidRDefault="00B533B7">
            <w:pPr>
              <w:spacing w:line="276" w:lineRule="auto"/>
              <w:ind w:firstLine="0"/>
            </w:pPr>
            <w:r>
              <w:rPr>
                <w:b/>
                <w:sz w:val="22"/>
              </w:rPr>
              <w:t>CU-47</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B466F8" w14:textId="77777777" w:rsidR="00532305" w:rsidRDefault="00B533B7">
            <w:pPr>
              <w:spacing w:line="276" w:lineRule="auto"/>
              <w:ind w:firstLine="0"/>
            </w:pPr>
            <w:r>
              <w:rPr>
                <w:sz w:val="22"/>
              </w:rPr>
              <w:t>Verificar límites y funciones del plan</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BDF01BF" w14:textId="77777777" w:rsidR="00532305" w:rsidRDefault="00B533B7">
            <w:pPr>
              <w:spacing w:line="276" w:lineRule="auto"/>
              <w:ind w:firstLine="0"/>
            </w:pPr>
            <w:r>
              <w:rPr>
                <w:sz w:val="22"/>
              </w:rPr>
              <w:t>Sistema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552EB6E"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91EBC4B" w14:textId="77777777" w:rsidR="00532305" w:rsidRDefault="00B533B7">
            <w:pPr>
              <w:spacing w:line="276" w:lineRule="auto"/>
              <w:ind w:firstLine="0"/>
            </w:pPr>
            <w:r>
              <w:rPr>
                <w:sz w:val="22"/>
              </w:rPr>
              <w:t>RF-09</w:t>
            </w:r>
          </w:p>
        </w:tc>
      </w:tr>
      <w:tr w:rsidR="00532305" w14:paraId="60E59146"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E037E5" w14:textId="77777777" w:rsidR="00532305" w:rsidRDefault="00B533B7">
            <w:pPr>
              <w:spacing w:line="276" w:lineRule="auto"/>
              <w:ind w:firstLine="0"/>
            </w:pPr>
            <w:r>
              <w:rPr>
                <w:b/>
                <w:sz w:val="22"/>
              </w:rPr>
              <w:t>CU-48</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CD3FE2" w14:textId="77777777" w:rsidR="00532305" w:rsidRDefault="00B533B7">
            <w:pPr>
              <w:spacing w:line="276" w:lineRule="auto"/>
              <w:ind w:firstLine="0"/>
            </w:pPr>
            <w:r>
              <w:rPr>
                <w:sz w:val="22"/>
              </w:rPr>
              <w:t>Iniciar sesión en una empresa</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C1885F5" w14:textId="77777777" w:rsidR="00532305" w:rsidRDefault="00B533B7">
            <w:pPr>
              <w:spacing w:line="276" w:lineRule="auto"/>
              <w:ind w:firstLine="0"/>
            </w:pPr>
            <w:r>
              <w:rPr>
                <w:sz w:val="22"/>
              </w:rPr>
              <w:t>Todos los usuarios</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D8056F" w14:textId="77777777" w:rsidR="00532305" w:rsidRDefault="00B533B7">
            <w:pPr>
              <w:spacing w:line="276" w:lineRule="auto"/>
              <w:ind w:firstLine="0"/>
            </w:pPr>
            <w:r>
              <w:rPr>
                <w:sz w:val="22"/>
              </w:rPr>
              <w:t>CU-02</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1554FDD" w14:textId="77777777" w:rsidR="00532305" w:rsidRDefault="00B533B7">
            <w:pPr>
              <w:spacing w:line="276" w:lineRule="auto"/>
              <w:ind w:firstLine="0"/>
            </w:pPr>
            <w:r>
              <w:rPr>
                <w:sz w:val="22"/>
              </w:rPr>
              <w:t>RF-03</w:t>
            </w:r>
          </w:p>
        </w:tc>
      </w:tr>
      <w:tr w:rsidR="00532305" w14:paraId="45F3C915"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20308EA" w14:textId="77777777" w:rsidR="00532305" w:rsidRDefault="00B533B7">
            <w:pPr>
              <w:spacing w:line="276" w:lineRule="auto"/>
              <w:ind w:firstLine="0"/>
            </w:pPr>
            <w:r>
              <w:rPr>
                <w:b/>
                <w:sz w:val="22"/>
              </w:rPr>
              <w:t>CU-49</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979D4B9" w14:textId="77777777" w:rsidR="00532305" w:rsidRDefault="00B533B7">
            <w:pPr>
              <w:spacing w:line="276" w:lineRule="auto"/>
              <w:ind w:firstLine="0"/>
            </w:pPr>
            <w:r>
              <w:rPr>
                <w:sz w:val="22"/>
              </w:rPr>
              <w:t>Registrar cliente con cuenta única</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E27D45" w14:textId="77777777" w:rsidR="00532305" w:rsidRDefault="00B533B7">
            <w:pPr>
              <w:spacing w:line="276" w:lineRule="auto"/>
              <w:ind w:firstLine="0"/>
            </w:pPr>
            <w:r>
              <w:rPr>
                <w:sz w:val="22"/>
              </w:rPr>
              <w:t>Cliente</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8ECA585" w14:textId="77777777" w:rsidR="00532305" w:rsidRDefault="00B533B7">
            <w:pPr>
              <w:spacing w:line="276" w:lineRule="auto"/>
              <w:ind w:firstLine="0"/>
            </w:pPr>
            <w:r>
              <w:rPr>
                <w:sz w:val="22"/>
              </w:rPr>
              <w:t>CU-01</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996B6E9" w14:textId="77777777" w:rsidR="00532305" w:rsidRDefault="00B533B7">
            <w:pPr>
              <w:spacing w:line="276" w:lineRule="auto"/>
              <w:ind w:firstLine="0"/>
            </w:pPr>
            <w:r>
              <w:rPr>
                <w:sz w:val="22"/>
              </w:rPr>
              <w:t>RF-51</w:t>
            </w:r>
          </w:p>
        </w:tc>
      </w:tr>
      <w:tr w:rsidR="00532305" w14:paraId="269A71FF"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760C90" w14:textId="77777777" w:rsidR="00532305" w:rsidRDefault="00B533B7">
            <w:pPr>
              <w:spacing w:line="276" w:lineRule="auto"/>
              <w:ind w:firstLine="0"/>
            </w:pPr>
            <w:r>
              <w:rPr>
                <w:b/>
                <w:sz w:val="22"/>
              </w:rPr>
              <w:t>CU-50</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CCB34D" w14:textId="77777777" w:rsidR="00532305" w:rsidRDefault="00B533B7">
            <w:pPr>
              <w:spacing w:line="276" w:lineRule="auto"/>
              <w:ind w:firstLine="0"/>
            </w:pPr>
            <w:r>
              <w:rPr>
                <w:sz w:val="22"/>
              </w:rPr>
              <w:t>Gestionar usuarios de la empresa</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B075348"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12E7D8" w14:textId="77777777" w:rsidR="00532305" w:rsidRDefault="00B533B7">
            <w:pPr>
              <w:spacing w:line="276" w:lineRule="auto"/>
              <w:ind w:firstLine="0"/>
            </w:pPr>
            <w:r>
              <w:rPr>
                <w:sz w:val="22"/>
              </w:rPr>
              <w:t>CU-03</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551885" w14:textId="77777777" w:rsidR="00532305" w:rsidRDefault="00B533B7">
            <w:pPr>
              <w:spacing w:line="276" w:lineRule="auto"/>
              <w:ind w:firstLine="0"/>
            </w:pPr>
            <w:r>
              <w:rPr>
                <w:sz w:val="22"/>
              </w:rPr>
              <w:t>RF-03, RF-09</w:t>
            </w:r>
          </w:p>
        </w:tc>
      </w:tr>
      <w:tr w:rsidR="00532305" w14:paraId="0F802EF6"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1408A6" w14:textId="77777777" w:rsidR="00532305" w:rsidRDefault="00B533B7">
            <w:pPr>
              <w:spacing w:line="276" w:lineRule="auto"/>
              <w:ind w:firstLine="0"/>
            </w:pPr>
            <w:r>
              <w:rPr>
                <w:b/>
                <w:sz w:val="22"/>
              </w:rPr>
              <w:t>CU-51</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9C86F2" w14:textId="77777777" w:rsidR="00532305" w:rsidRDefault="00B533B7">
            <w:pPr>
              <w:spacing w:line="276" w:lineRule="auto"/>
              <w:ind w:firstLine="0"/>
            </w:pPr>
            <w:r>
              <w:rPr>
                <w:sz w:val="22"/>
              </w:rPr>
              <w:t>Gestionar sucursales de la empresa</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CF1C60F"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48069D" w14:textId="77777777" w:rsidR="00532305" w:rsidRDefault="00B533B7">
            <w:pPr>
              <w:spacing w:line="276" w:lineRule="auto"/>
              <w:ind w:firstLine="0"/>
            </w:pPr>
            <w:r>
              <w:rPr>
                <w:sz w:val="22"/>
              </w:rPr>
              <w:t>CU-05</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03294B8" w14:textId="77777777" w:rsidR="00532305" w:rsidRDefault="00B533B7">
            <w:pPr>
              <w:spacing w:line="276" w:lineRule="auto"/>
              <w:ind w:firstLine="0"/>
            </w:pPr>
            <w:r>
              <w:rPr>
                <w:sz w:val="22"/>
              </w:rPr>
              <w:t>RF-03, RF-09</w:t>
            </w:r>
          </w:p>
        </w:tc>
      </w:tr>
      <w:tr w:rsidR="00532305" w14:paraId="753A1FAC"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965E38" w14:textId="77777777" w:rsidR="00532305" w:rsidRDefault="00B533B7">
            <w:pPr>
              <w:spacing w:line="276" w:lineRule="auto"/>
              <w:ind w:firstLine="0"/>
            </w:pPr>
            <w:r>
              <w:rPr>
                <w:b/>
                <w:sz w:val="22"/>
              </w:rPr>
              <w:t>CU-52</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A975CA" w14:textId="77777777" w:rsidR="00532305" w:rsidRDefault="00B533B7">
            <w:pPr>
              <w:spacing w:line="276" w:lineRule="auto"/>
              <w:ind w:firstLine="0"/>
            </w:pPr>
            <w:r>
              <w:rPr>
                <w:sz w:val="22"/>
              </w:rPr>
              <w:t>Gestionar empleados de la empresa</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18B25B"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87F1D29" w14:textId="77777777" w:rsidR="00532305" w:rsidRDefault="00B533B7">
            <w:pPr>
              <w:spacing w:line="276" w:lineRule="auto"/>
              <w:ind w:firstLine="0"/>
            </w:pPr>
            <w:r>
              <w:rPr>
                <w:sz w:val="22"/>
              </w:rPr>
              <w:t>CU-06</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F8E680A" w14:textId="77777777" w:rsidR="00532305" w:rsidRDefault="00B533B7">
            <w:pPr>
              <w:spacing w:line="276" w:lineRule="auto"/>
              <w:ind w:firstLine="0"/>
            </w:pPr>
            <w:r>
              <w:rPr>
                <w:sz w:val="22"/>
              </w:rPr>
              <w:t>RF-09</w:t>
            </w:r>
          </w:p>
        </w:tc>
      </w:tr>
      <w:tr w:rsidR="00532305" w14:paraId="2CE227F7"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1DDF3BB" w14:textId="77777777" w:rsidR="00532305" w:rsidRDefault="00B533B7">
            <w:pPr>
              <w:spacing w:line="276" w:lineRule="auto"/>
              <w:ind w:firstLine="0"/>
            </w:pPr>
            <w:r>
              <w:rPr>
                <w:b/>
                <w:sz w:val="22"/>
              </w:rPr>
              <w:t>CU-53</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ADC3CA7" w14:textId="77777777" w:rsidR="00532305" w:rsidRDefault="00B533B7">
            <w:pPr>
              <w:spacing w:line="276" w:lineRule="auto"/>
              <w:ind w:firstLine="0"/>
            </w:pPr>
            <w:r>
              <w:rPr>
                <w:sz w:val="22"/>
              </w:rPr>
              <w:t>Contratar un plan desde la web (propio)</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E0FA5D6" w14:textId="77777777" w:rsidR="00532305" w:rsidRDefault="00B533B7">
            <w:pPr>
              <w:spacing w:line="276" w:lineRule="auto"/>
              <w:ind w:firstLine="0"/>
            </w:pPr>
            <w:r>
              <w:rPr>
                <w:sz w:val="22"/>
              </w:rPr>
              <w:t>Empresa interesada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59F469"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0228C0" w14:textId="77777777" w:rsidR="00532305" w:rsidRDefault="00B533B7">
            <w:pPr>
              <w:spacing w:line="276" w:lineRule="auto"/>
              <w:ind w:firstLine="0"/>
            </w:pPr>
            <w:r>
              <w:rPr>
                <w:sz w:val="22"/>
              </w:rPr>
              <w:t>RF-47</w:t>
            </w:r>
          </w:p>
        </w:tc>
      </w:tr>
      <w:tr w:rsidR="00532305" w14:paraId="2186F72C"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B23FCE1" w14:textId="77777777" w:rsidR="00532305" w:rsidRDefault="00B533B7">
            <w:pPr>
              <w:spacing w:line="276" w:lineRule="auto"/>
              <w:ind w:firstLine="0"/>
            </w:pPr>
            <w:r>
              <w:rPr>
                <w:b/>
                <w:sz w:val="22"/>
              </w:rPr>
              <w:t>CU-54</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A92EE3" w14:textId="77777777" w:rsidR="00532305" w:rsidRDefault="00B533B7">
            <w:pPr>
              <w:spacing w:line="276" w:lineRule="auto"/>
              <w:ind w:firstLine="0"/>
            </w:pPr>
            <w:r>
              <w:rPr>
                <w:sz w:val="22"/>
              </w:rPr>
              <w:t>Personalizar la tienda de la empresa (propio)</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788AB7"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6E5690"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5FBA21D" w14:textId="77777777" w:rsidR="00532305" w:rsidRDefault="00B533B7">
            <w:pPr>
              <w:spacing w:line="276" w:lineRule="auto"/>
              <w:ind w:firstLine="0"/>
            </w:pPr>
            <w:r>
              <w:rPr>
                <w:sz w:val="22"/>
              </w:rPr>
              <w:t>RF-46</w:t>
            </w:r>
          </w:p>
        </w:tc>
      </w:tr>
    </w:tbl>
    <w:p w14:paraId="51C51525" w14:textId="77777777" w:rsidR="00532305" w:rsidRDefault="00532305"/>
    <w:p w14:paraId="10C91532" w14:textId="77777777" w:rsidR="00532305" w:rsidRDefault="00B533B7">
      <w:pPr>
        <w:pStyle w:val="Titulo3"/>
      </w:pPr>
      <w:r>
        <w:t>Ciclo 2 — Offline, sincronización y devoluciones (presentación del dom 01/11)</w:t>
      </w:r>
    </w:p>
    <w:tbl>
      <w:tblPr>
        <w:tblW w:w="9782" w:type="dxa"/>
        <w:tblInd w:w="-434" w:type="dxa"/>
        <w:tblLook w:val="04A0" w:firstRow="1" w:lastRow="0" w:firstColumn="1" w:lastColumn="0" w:noHBand="0" w:noVBand="1"/>
      </w:tblPr>
      <w:tblGrid>
        <w:gridCol w:w="892"/>
        <w:gridCol w:w="3458"/>
        <w:gridCol w:w="2072"/>
        <w:gridCol w:w="1442"/>
        <w:gridCol w:w="1918"/>
      </w:tblGrid>
      <w:tr w:rsidR="00532305" w14:paraId="75188403" w14:textId="77777777">
        <w:trPr>
          <w:tblHeader/>
        </w:trPr>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D3ED018" w14:textId="77777777" w:rsidR="00532305" w:rsidRDefault="00B533B7">
            <w:pPr>
              <w:spacing w:line="276" w:lineRule="auto"/>
              <w:ind w:firstLine="0"/>
            </w:pPr>
            <w:r>
              <w:rPr>
                <w:b/>
                <w:color w:val="EE0000"/>
                <w:sz w:val="22"/>
              </w:rPr>
              <w:t>CU</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DC1F3A6" w14:textId="77777777" w:rsidR="00532305" w:rsidRDefault="00B533B7">
            <w:pPr>
              <w:spacing w:line="276" w:lineRule="auto"/>
              <w:ind w:firstLine="0"/>
            </w:pPr>
            <w:r>
              <w:rPr>
                <w:b/>
                <w:color w:val="EE0000"/>
                <w:sz w:val="22"/>
              </w:rPr>
              <w:t>Caso de uso</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4ACF35B" w14:textId="77777777" w:rsidR="00532305" w:rsidRDefault="00B533B7">
            <w:pPr>
              <w:spacing w:line="276" w:lineRule="auto"/>
              <w:ind w:firstLine="0"/>
            </w:pPr>
            <w:r>
              <w:rPr>
                <w:b/>
                <w:color w:val="EE0000"/>
                <w:sz w:val="22"/>
              </w:rPr>
              <w:t>Actor principal</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00D1EA" w14:textId="77777777" w:rsidR="00532305" w:rsidRDefault="00B533B7">
            <w:pPr>
              <w:spacing w:line="276" w:lineRule="auto"/>
              <w:ind w:firstLine="0"/>
            </w:pPr>
            <w:r>
              <w:rPr>
                <w:b/>
                <w:color w:val="EE0000"/>
                <w:sz w:val="22"/>
              </w:rPr>
              <w:t>Evoluciona</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C81A80B" w14:textId="77777777" w:rsidR="00532305" w:rsidRDefault="00B533B7">
            <w:pPr>
              <w:spacing w:line="276" w:lineRule="auto"/>
              <w:ind w:firstLine="0"/>
            </w:pPr>
            <w:r>
              <w:rPr>
                <w:b/>
                <w:color w:val="EE0000"/>
                <w:sz w:val="22"/>
              </w:rPr>
              <w:t>RF</w:t>
            </w:r>
          </w:p>
        </w:tc>
      </w:tr>
      <w:tr w:rsidR="00532305" w14:paraId="01CF8F6C"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8D5502" w14:textId="77777777" w:rsidR="00532305" w:rsidRDefault="00B533B7">
            <w:pPr>
              <w:spacing w:line="276" w:lineRule="auto"/>
              <w:ind w:firstLine="0"/>
            </w:pPr>
            <w:r>
              <w:rPr>
                <w:b/>
                <w:sz w:val="22"/>
              </w:rPr>
              <w:t>CU-55</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103198C" w14:textId="77777777" w:rsidR="00532305" w:rsidRDefault="00B533B7">
            <w:pPr>
              <w:spacing w:line="276" w:lineRule="auto"/>
              <w:ind w:firstLine="0"/>
            </w:pPr>
            <w:r>
              <w:rPr>
                <w:sz w:val="22"/>
              </w:rPr>
              <w:t>Preparar el dispositivo para trabajar offline</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EF7F850" w14:textId="77777777" w:rsidR="00532305" w:rsidRDefault="00B533B7">
            <w:pPr>
              <w:spacing w:line="276" w:lineRule="auto"/>
              <w:ind w:firstLine="0"/>
            </w:pPr>
            <w:r>
              <w:rPr>
                <w:sz w:val="22"/>
              </w:rPr>
              <w:t>Cajero</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9FDD0A2"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93999D7" w14:textId="77777777" w:rsidR="00532305" w:rsidRDefault="00B533B7">
            <w:pPr>
              <w:spacing w:line="276" w:lineRule="auto"/>
              <w:ind w:firstLine="0"/>
            </w:pPr>
            <w:r>
              <w:rPr>
                <w:sz w:val="22"/>
              </w:rPr>
              <w:t>RF-10 a RF-13</w:t>
            </w:r>
          </w:p>
        </w:tc>
      </w:tr>
      <w:tr w:rsidR="00532305" w14:paraId="218973A1"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BDCC33" w14:textId="77777777" w:rsidR="00532305" w:rsidRDefault="00B533B7">
            <w:pPr>
              <w:spacing w:line="276" w:lineRule="auto"/>
              <w:ind w:firstLine="0"/>
            </w:pPr>
            <w:r>
              <w:rPr>
                <w:b/>
                <w:sz w:val="22"/>
              </w:rPr>
              <w:t>CU-56</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64F6938" w14:textId="77777777" w:rsidR="00532305" w:rsidRDefault="00B533B7">
            <w:pPr>
              <w:spacing w:line="276" w:lineRule="auto"/>
              <w:ind w:firstLine="0"/>
            </w:pPr>
            <w:r>
              <w:rPr>
                <w:sz w:val="22"/>
              </w:rPr>
              <w:t>Registrar venta offline</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8445A8" w14:textId="77777777" w:rsidR="00532305" w:rsidRDefault="00B533B7">
            <w:pPr>
              <w:spacing w:line="276" w:lineRule="auto"/>
              <w:ind w:firstLine="0"/>
            </w:pPr>
            <w:r>
              <w:rPr>
                <w:sz w:val="22"/>
              </w:rPr>
              <w:t>Cajero</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7146B4" w14:textId="77777777" w:rsidR="00532305" w:rsidRDefault="00B533B7">
            <w:pPr>
              <w:spacing w:line="276" w:lineRule="auto"/>
              <w:ind w:firstLine="0"/>
            </w:pPr>
            <w:r>
              <w:rPr>
                <w:sz w:val="22"/>
              </w:rPr>
              <w:t>CU-31</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4B226DA" w14:textId="77777777" w:rsidR="00532305" w:rsidRDefault="00B533B7">
            <w:pPr>
              <w:spacing w:line="276" w:lineRule="auto"/>
              <w:ind w:firstLine="0"/>
            </w:pPr>
            <w:r>
              <w:rPr>
                <w:sz w:val="22"/>
              </w:rPr>
              <w:t>RF-15</w:t>
            </w:r>
          </w:p>
        </w:tc>
      </w:tr>
      <w:tr w:rsidR="00532305" w14:paraId="79A2F74F"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25B9B0" w14:textId="77777777" w:rsidR="00532305" w:rsidRDefault="00B533B7">
            <w:pPr>
              <w:spacing w:line="276" w:lineRule="auto"/>
              <w:ind w:firstLine="0"/>
            </w:pPr>
            <w:r>
              <w:rPr>
                <w:b/>
                <w:sz w:val="22"/>
              </w:rPr>
              <w:t>CU-57</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F515262" w14:textId="77777777" w:rsidR="00532305" w:rsidRDefault="00B533B7">
            <w:pPr>
              <w:spacing w:line="276" w:lineRule="auto"/>
              <w:ind w:firstLine="0"/>
            </w:pPr>
            <w:r>
              <w:rPr>
                <w:sz w:val="22"/>
              </w:rPr>
              <w:t>Registrar reserva offline</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DD22AFB" w14:textId="77777777" w:rsidR="00532305" w:rsidRDefault="00B533B7">
            <w:pPr>
              <w:spacing w:line="276" w:lineRule="auto"/>
              <w:ind w:firstLine="0"/>
            </w:pPr>
            <w:r>
              <w:rPr>
                <w:sz w:val="22"/>
              </w:rPr>
              <w:t>Cajero</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C7AD8F" w14:textId="77777777" w:rsidR="00532305" w:rsidRDefault="00B533B7">
            <w:pPr>
              <w:spacing w:line="276" w:lineRule="auto"/>
              <w:ind w:firstLine="0"/>
            </w:pPr>
            <w:r>
              <w:rPr>
                <w:sz w:val="22"/>
              </w:rPr>
              <w:t>CU-22</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15A20A4" w14:textId="77777777" w:rsidR="00532305" w:rsidRDefault="00B533B7">
            <w:pPr>
              <w:spacing w:line="276" w:lineRule="auto"/>
              <w:ind w:firstLine="0"/>
            </w:pPr>
            <w:r>
              <w:rPr>
                <w:sz w:val="22"/>
              </w:rPr>
              <w:t>RF-14</w:t>
            </w:r>
          </w:p>
        </w:tc>
      </w:tr>
      <w:tr w:rsidR="00532305" w14:paraId="76029086"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BF699B1" w14:textId="77777777" w:rsidR="00532305" w:rsidRDefault="00B533B7">
            <w:pPr>
              <w:spacing w:line="276" w:lineRule="auto"/>
              <w:ind w:firstLine="0"/>
            </w:pPr>
            <w:r>
              <w:rPr>
                <w:b/>
                <w:sz w:val="22"/>
              </w:rPr>
              <w:t>CU-58</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E731AC1" w14:textId="77777777" w:rsidR="00532305" w:rsidRDefault="00B533B7">
            <w:pPr>
              <w:spacing w:line="276" w:lineRule="auto"/>
              <w:ind w:firstLine="0"/>
            </w:pPr>
            <w:r>
              <w:rPr>
                <w:sz w:val="22"/>
              </w:rPr>
              <w:t>Sincronizar operaciones pendientes</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0D636E7" w14:textId="77777777" w:rsidR="00532305" w:rsidRDefault="00B533B7">
            <w:pPr>
              <w:spacing w:line="276" w:lineRule="auto"/>
              <w:ind w:firstLine="0"/>
            </w:pPr>
            <w:r>
              <w:rPr>
                <w:sz w:val="22"/>
              </w:rPr>
              <w:t>Sistema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5051F20"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087D4FD" w14:textId="77777777" w:rsidR="00532305" w:rsidRDefault="00B533B7">
            <w:pPr>
              <w:spacing w:line="276" w:lineRule="auto"/>
              <w:ind w:firstLine="0"/>
            </w:pPr>
            <w:r>
              <w:rPr>
                <w:sz w:val="22"/>
              </w:rPr>
              <w:t>RF-18 a RF-21</w:t>
            </w:r>
          </w:p>
        </w:tc>
      </w:tr>
      <w:tr w:rsidR="00532305" w14:paraId="67CC9E39"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B6F61BC" w14:textId="77777777" w:rsidR="00532305" w:rsidRDefault="00B533B7">
            <w:pPr>
              <w:spacing w:line="276" w:lineRule="auto"/>
              <w:ind w:firstLine="0"/>
            </w:pPr>
            <w:r>
              <w:rPr>
                <w:b/>
                <w:sz w:val="22"/>
              </w:rPr>
              <w:t>CU-59</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B0554D1" w14:textId="77777777" w:rsidR="00532305" w:rsidRDefault="00B533B7">
            <w:pPr>
              <w:spacing w:line="276" w:lineRule="auto"/>
              <w:ind w:firstLine="0"/>
            </w:pPr>
            <w:r>
              <w:rPr>
                <w:sz w:val="22"/>
              </w:rPr>
              <w:t>Consultar operaciones pendientes</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93C8DD" w14:textId="77777777" w:rsidR="00532305" w:rsidRDefault="00B533B7">
            <w:pPr>
              <w:spacing w:line="276" w:lineRule="auto"/>
              <w:ind w:firstLine="0"/>
            </w:pPr>
            <w:r>
              <w:rPr>
                <w:sz w:val="22"/>
              </w:rPr>
              <w:t>Cajero</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E8DB88E"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DEDD336" w14:textId="77777777" w:rsidR="00532305" w:rsidRDefault="00B533B7">
            <w:pPr>
              <w:spacing w:line="276" w:lineRule="auto"/>
              <w:ind w:firstLine="0"/>
            </w:pPr>
            <w:r>
              <w:rPr>
                <w:sz w:val="22"/>
              </w:rPr>
              <w:t>RF-16, RF-17, RF-20, RF-23</w:t>
            </w:r>
          </w:p>
        </w:tc>
      </w:tr>
      <w:tr w:rsidR="00532305" w14:paraId="00B3C7A5"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DEE838" w14:textId="77777777" w:rsidR="00532305" w:rsidRDefault="00B533B7">
            <w:pPr>
              <w:spacing w:line="276" w:lineRule="auto"/>
              <w:ind w:firstLine="0"/>
            </w:pPr>
            <w:r>
              <w:rPr>
                <w:b/>
                <w:sz w:val="22"/>
              </w:rPr>
              <w:t>CU-60</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57F7B52" w14:textId="77777777" w:rsidR="00532305" w:rsidRDefault="00B533B7">
            <w:pPr>
              <w:spacing w:line="276" w:lineRule="auto"/>
              <w:ind w:firstLine="0"/>
            </w:pPr>
            <w:r>
              <w:rPr>
                <w:sz w:val="22"/>
              </w:rPr>
              <w:t>Resolver conflictos de sincronización</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AABD7F" w14:textId="77777777" w:rsidR="00532305" w:rsidRDefault="00B533B7">
            <w:pPr>
              <w:spacing w:line="276" w:lineRule="auto"/>
              <w:ind w:firstLine="0"/>
            </w:pPr>
            <w:r>
              <w:rPr>
                <w:sz w:val="22"/>
              </w:rPr>
              <w:t>Encargado de sucursal</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34A0A1"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103251E" w14:textId="77777777" w:rsidR="00532305" w:rsidRDefault="00B533B7">
            <w:pPr>
              <w:spacing w:line="276" w:lineRule="auto"/>
              <w:ind w:firstLine="0"/>
            </w:pPr>
            <w:r>
              <w:rPr>
                <w:sz w:val="22"/>
              </w:rPr>
              <w:t>RF-22</w:t>
            </w:r>
          </w:p>
        </w:tc>
      </w:tr>
      <w:tr w:rsidR="00532305" w14:paraId="4956298F"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BFEACF5" w14:textId="77777777" w:rsidR="00532305" w:rsidRDefault="00B533B7">
            <w:pPr>
              <w:spacing w:line="276" w:lineRule="auto"/>
              <w:ind w:firstLine="0"/>
            </w:pPr>
            <w:r>
              <w:rPr>
                <w:b/>
                <w:sz w:val="22"/>
              </w:rPr>
              <w:t>CU-61</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3DE655" w14:textId="77777777" w:rsidR="00532305" w:rsidRDefault="00B533B7">
            <w:pPr>
              <w:spacing w:line="276" w:lineRule="auto"/>
              <w:ind w:firstLine="0"/>
            </w:pPr>
            <w:r>
              <w:rPr>
                <w:sz w:val="22"/>
              </w:rPr>
              <w:t>Abrir y cerrar caja con ventas offline</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5BA1A1E" w14:textId="77777777" w:rsidR="00532305" w:rsidRDefault="00B533B7">
            <w:pPr>
              <w:spacing w:line="276" w:lineRule="auto"/>
              <w:ind w:firstLine="0"/>
            </w:pPr>
            <w:r>
              <w:rPr>
                <w:sz w:val="22"/>
              </w:rPr>
              <w:t>Cajero</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F88BAC8" w14:textId="77777777" w:rsidR="00532305" w:rsidRDefault="00B533B7">
            <w:pPr>
              <w:spacing w:line="276" w:lineRule="auto"/>
              <w:ind w:firstLine="0"/>
            </w:pPr>
            <w:r>
              <w:rPr>
                <w:sz w:val="22"/>
              </w:rPr>
              <w:t>CU-30</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B7241E1" w14:textId="77777777" w:rsidR="00532305" w:rsidRDefault="00B533B7">
            <w:pPr>
              <w:spacing w:line="276" w:lineRule="auto"/>
              <w:ind w:firstLine="0"/>
            </w:pPr>
            <w:r>
              <w:rPr>
                <w:sz w:val="22"/>
              </w:rPr>
              <w:t>RF-15, RF-21</w:t>
            </w:r>
          </w:p>
        </w:tc>
      </w:tr>
      <w:tr w:rsidR="00532305" w14:paraId="478B8A6D"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9851E1B" w14:textId="77777777" w:rsidR="00532305" w:rsidRDefault="00B533B7">
            <w:pPr>
              <w:spacing w:line="276" w:lineRule="auto"/>
              <w:ind w:firstLine="0"/>
            </w:pPr>
            <w:r>
              <w:rPr>
                <w:b/>
                <w:sz w:val="22"/>
              </w:rPr>
              <w:t>CU-62</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E0AC67" w14:textId="77777777" w:rsidR="00532305" w:rsidRDefault="00B533B7">
            <w:pPr>
              <w:spacing w:line="276" w:lineRule="auto"/>
              <w:ind w:firstLine="0"/>
            </w:pPr>
            <w:r>
              <w:rPr>
                <w:sz w:val="22"/>
              </w:rPr>
              <w:t>Registrar cambio o devolución en caja</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42C6E9" w14:textId="77777777" w:rsidR="00532305" w:rsidRDefault="00B533B7">
            <w:pPr>
              <w:spacing w:line="276" w:lineRule="auto"/>
              <w:ind w:firstLine="0"/>
            </w:pPr>
            <w:r>
              <w:rPr>
                <w:sz w:val="22"/>
              </w:rPr>
              <w:t>Cajero</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D583CD" w14:textId="77777777" w:rsidR="00532305" w:rsidRDefault="00B533B7">
            <w:pPr>
              <w:spacing w:line="276" w:lineRule="auto"/>
              <w:ind w:firstLine="0"/>
            </w:pPr>
            <w:r>
              <w:rPr>
                <w:sz w:val="22"/>
              </w:rPr>
              <w:t>CU-32</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2E414A" w14:textId="77777777" w:rsidR="00532305" w:rsidRDefault="00B533B7">
            <w:pPr>
              <w:spacing w:line="276" w:lineRule="auto"/>
              <w:ind w:firstLine="0"/>
            </w:pPr>
            <w:r>
              <w:rPr>
                <w:sz w:val="22"/>
              </w:rPr>
              <w:t>RF-24, RF-37</w:t>
            </w:r>
          </w:p>
        </w:tc>
      </w:tr>
      <w:tr w:rsidR="00532305" w14:paraId="712628AA"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F4A4992" w14:textId="77777777" w:rsidR="00532305" w:rsidRDefault="00B533B7">
            <w:pPr>
              <w:spacing w:line="276" w:lineRule="auto"/>
              <w:ind w:firstLine="0"/>
            </w:pPr>
            <w:r>
              <w:rPr>
                <w:b/>
                <w:sz w:val="22"/>
              </w:rPr>
              <w:t>CU-63</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FF534F0" w14:textId="77777777" w:rsidR="00532305" w:rsidRDefault="00B533B7">
            <w:pPr>
              <w:spacing w:line="276" w:lineRule="auto"/>
              <w:ind w:firstLine="0"/>
            </w:pPr>
            <w:r>
              <w:rPr>
                <w:sz w:val="22"/>
              </w:rPr>
              <w:t>Configurar la ventana de devolución</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FCBF4B"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7436D7E"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0CC8563" w14:textId="77777777" w:rsidR="00532305" w:rsidRDefault="00B533B7">
            <w:pPr>
              <w:spacing w:line="276" w:lineRule="auto"/>
              <w:ind w:firstLine="0"/>
            </w:pPr>
            <w:r>
              <w:rPr>
                <w:sz w:val="22"/>
              </w:rPr>
              <w:t>RF-35</w:t>
            </w:r>
          </w:p>
        </w:tc>
      </w:tr>
      <w:tr w:rsidR="00532305" w14:paraId="425CE8CF"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FF2EBC8" w14:textId="77777777" w:rsidR="00532305" w:rsidRDefault="00B533B7">
            <w:pPr>
              <w:spacing w:line="276" w:lineRule="auto"/>
              <w:ind w:firstLine="0"/>
            </w:pPr>
            <w:r>
              <w:rPr>
                <w:b/>
                <w:sz w:val="22"/>
              </w:rPr>
              <w:t>CU-64</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54C3266" w14:textId="77777777" w:rsidR="00532305" w:rsidRDefault="00B533B7">
            <w:pPr>
              <w:spacing w:line="276" w:lineRule="auto"/>
              <w:ind w:firstLine="0"/>
            </w:pPr>
            <w:r>
              <w:rPr>
                <w:sz w:val="22"/>
              </w:rPr>
              <w:t>Solicitar cambio o devolución por la web</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7362541" w14:textId="77777777" w:rsidR="00532305" w:rsidRDefault="00B533B7">
            <w:pPr>
              <w:spacing w:line="276" w:lineRule="auto"/>
              <w:ind w:firstLine="0"/>
            </w:pPr>
            <w:r>
              <w:rPr>
                <w:sz w:val="22"/>
              </w:rPr>
              <w:t>Cliente</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402347"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E962D83" w14:textId="77777777" w:rsidR="00532305" w:rsidRDefault="00B533B7">
            <w:pPr>
              <w:spacing w:line="276" w:lineRule="auto"/>
              <w:ind w:firstLine="0"/>
            </w:pPr>
            <w:r>
              <w:rPr>
                <w:sz w:val="22"/>
              </w:rPr>
              <w:t>RF-34</w:t>
            </w:r>
          </w:p>
        </w:tc>
      </w:tr>
      <w:tr w:rsidR="00532305" w14:paraId="46C49A45"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15C2E76" w14:textId="77777777" w:rsidR="00532305" w:rsidRDefault="00B533B7">
            <w:pPr>
              <w:spacing w:line="276" w:lineRule="auto"/>
              <w:ind w:firstLine="0"/>
            </w:pPr>
            <w:r>
              <w:rPr>
                <w:b/>
                <w:sz w:val="22"/>
              </w:rPr>
              <w:t>CU-65</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6F0F80" w14:textId="77777777" w:rsidR="00532305" w:rsidRDefault="00B533B7">
            <w:pPr>
              <w:spacing w:line="276" w:lineRule="auto"/>
              <w:ind w:firstLine="0"/>
            </w:pPr>
            <w:r>
              <w:rPr>
                <w:sz w:val="22"/>
              </w:rPr>
              <w:t>Atender solicitud de devolución</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7B288E6" w14:textId="77777777" w:rsidR="00532305" w:rsidRDefault="00B533B7">
            <w:pPr>
              <w:spacing w:line="276" w:lineRule="auto"/>
              <w:ind w:firstLine="0"/>
            </w:pPr>
            <w:r>
              <w:rPr>
                <w:sz w:val="22"/>
              </w:rPr>
              <w:t>Encargado de sucursal</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73ADE55"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70499B" w14:textId="77777777" w:rsidR="00532305" w:rsidRDefault="00B533B7">
            <w:pPr>
              <w:spacing w:line="276" w:lineRule="auto"/>
              <w:ind w:firstLine="0"/>
            </w:pPr>
            <w:r>
              <w:rPr>
                <w:sz w:val="22"/>
              </w:rPr>
              <w:t>RF-36, RF-37</w:t>
            </w:r>
          </w:p>
        </w:tc>
      </w:tr>
      <w:tr w:rsidR="00532305" w14:paraId="63DC3B98"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5F3688" w14:textId="77777777" w:rsidR="00532305" w:rsidRDefault="00B533B7">
            <w:pPr>
              <w:spacing w:line="276" w:lineRule="auto"/>
              <w:ind w:firstLine="0"/>
            </w:pPr>
            <w:r>
              <w:rPr>
                <w:b/>
                <w:sz w:val="22"/>
              </w:rPr>
              <w:t>CU-66</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2BC0E13" w14:textId="77777777" w:rsidR="00532305" w:rsidRDefault="00B533B7">
            <w:pPr>
              <w:spacing w:line="276" w:lineRule="auto"/>
              <w:ind w:firstLine="0"/>
            </w:pPr>
            <w:r>
              <w:rPr>
                <w:sz w:val="22"/>
              </w:rPr>
              <w:t>Notificar eventos por correo según el plan</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749C63" w14:textId="77777777" w:rsidR="00532305" w:rsidRDefault="00B533B7">
            <w:pPr>
              <w:spacing w:line="276" w:lineRule="auto"/>
              <w:ind w:firstLine="0"/>
            </w:pPr>
            <w:r>
              <w:rPr>
                <w:sz w:val="22"/>
              </w:rPr>
              <w:t>Sistema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A03F43" w14:textId="77777777" w:rsidR="00532305" w:rsidRDefault="00B533B7">
            <w:pPr>
              <w:spacing w:line="276" w:lineRule="auto"/>
              <w:ind w:firstLine="0"/>
            </w:pPr>
            <w:r>
              <w:rPr>
                <w:sz w:val="22"/>
              </w:rPr>
              <w:t>CU-40</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DA7A7C6" w14:textId="77777777" w:rsidR="00532305" w:rsidRDefault="00B533B7">
            <w:pPr>
              <w:spacing w:line="276" w:lineRule="auto"/>
              <w:ind w:firstLine="0"/>
            </w:pPr>
            <w:r>
              <w:rPr>
                <w:sz w:val="22"/>
              </w:rPr>
              <w:t>RF-49</w:t>
            </w:r>
          </w:p>
        </w:tc>
      </w:tr>
    </w:tbl>
    <w:p w14:paraId="12E72484" w14:textId="77777777" w:rsidR="00532305" w:rsidRDefault="00532305"/>
    <w:p w14:paraId="48709DD1" w14:textId="77777777" w:rsidR="00532305" w:rsidRDefault="00B533B7">
      <w:pPr>
        <w:pStyle w:val="Titulo3"/>
      </w:pPr>
      <w:r>
        <w:t>Ciclo 3 — IA, analítica y aportes propios (presentación del dom 08/11)</w:t>
      </w:r>
    </w:p>
    <w:tbl>
      <w:tblPr>
        <w:tblW w:w="9782" w:type="dxa"/>
        <w:tblInd w:w="-434" w:type="dxa"/>
        <w:tblLook w:val="04A0" w:firstRow="1" w:lastRow="0" w:firstColumn="1" w:lastColumn="0" w:noHBand="0" w:noVBand="1"/>
      </w:tblPr>
      <w:tblGrid>
        <w:gridCol w:w="893"/>
        <w:gridCol w:w="3454"/>
        <w:gridCol w:w="2073"/>
        <w:gridCol w:w="1442"/>
        <w:gridCol w:w="1920"/>
      </w:tblGrid>
      <w:tr w:rsidR="00532305" w14:paraId="2F1087CB" w14:textId="77777777">
        <w:trPr>
          <w:tblHeader/>
        </w:trPr>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36327CE" w14:textId="77777777" w:rsidR="00532305" w:rsidRDefault="00B533B7">
            <w:pPr>
              <w:spacing w:line="276" w:lineRule="auto"/>
              <w:ind w:firstLine="0"/>
            </w:pPr>
            <w:r>
              <w:rPr>
                <w:b/>
                <w:color w:val="EE0000"/>
                <w:sz w:val="22"/>
              </w:rPr>
              <w:t>CU</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DFACB40" w14:textId="77777777" w:rsidR="00532305" w:rsidRDefault="00B533B7">
            <w:pPr>
              <w:spacing w:line="276" w:lineRule="auto"/>
              <w:ind w:firstLine="0"/>
            </w:pPr>
            <w:r>
              <w:rPr>
                <w:b/>
                <w:color w:val="EE0000"/>
                <w:sz w:val="22"/>
              </w:rPr>
              <w:t>Caso de uso</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9541FAF" w14:textId="77777777" w:rsidR="00532305" w:rsidRDefault="00B533B7">
            <w:pPr>
              <w:spacing w:line="276" w:lineRule="auto"/>
              <w:ind w:firstLine="0"/>
            </w:pPr>
            <w:r>
              <w:rPr>
                <w:b/>
                <w:color w:val="EE0000"/>
                <w:sz w:val="22"/>
              </w:rPr>
              <w:t>Actor principal</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B503059" w14:textId="77777777" w:rsidR="00532305" w:rsidRDefault="00B533B7">
            <w:pPr>
              <w:spacing w:line="276" w:lineRule="auto"/>
              <w:ind w:firstLine="0"/>
            </w:pPr>
            <w:r>
              <w:rPr>
                <w:b/>
                <w:color w:val="EE0000"/>
                <w:sz w:val="22"/>
              </w:rPr>
              <w:t>Evoluciona</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E5BB3E0" w14:textId="77777777" w:rsidR="00532305" w:rsidRDefault="00B533B7">
            <w:pPr>
              <w:spacing w:line="276" w:lineRule="auto"/>
              <w:ind w:firstLine="0"/>
            </w:pPr>
            <w:r>
              <w:rPr>
                <w:b/>
                <w:color w:val="EE0000"/>
                <w:sz w:val="22"/>
              </w:rPr>
              <w:t>RF</w:t>
            </w:r>
          </w:p>
        </w:tc>
      </w:tr>
      <w:tr w:rsidR="00532305" w14:paraId="43260C1A"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8365469" w14:textId="77777777" w:rsidR="00532305" w:rsidRDefault="00B533B7">
            <w:pPr>
              <w:spacing w:line="276" w:lineRule="auto"/>
              <w:ind w:firstLine="0"/>
            </w:pPr>
            <w:r>
              <w:rPr>
                <w:b/>
                <w:sz w:val="22"/>
              </w:rPr>
              <w:t>CU-67</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750F591" w14:textId="77777777" w:rsidR="00532305" w:rsidRDefault="00B533B7">
            <w:pPr>
              <w:spacing w:line="276" w:lineRule="auto"/>
              <w:ind w:firstLine="0"/>
            </w:pPr>
            <w:r>
              <w:rPr>
                <w:sz w:val="22"/>
              </w:rPr>
              <w:t>Generar reporte con IA por texto o voz</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E9A913"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A07F8DF" w14:textId="77777777" w:rsidR="00532305" w:rsidRDefault="00B533B7">
            <w:pPr>
              <w:spacing w:line="276" w:lineRule="auto"/>
              <w:ind w:firstLine="0"/>
            </w:pPr>
            <w:r>
              <w:rPr>
                <w:sz w:val="22"/>
              </w:rPr>
              <w:t>CU-35</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E35AFB" w14:textId="77777777" w:rsidR="00532305" w:rsidRDefault="00B533B7">
            <w:pPr>
              <w:spacing w:line="276" w:lineRule="auto"/>
              <w:ind w:firstLine="0"/>
            </w:pPr>
            <w:r>
              <w:rPr>
                <w:sz w:val="22"/>
              </w:rPr>
              <w:t>RF-25 a RF-30</w:t>
            </w:r>
          </w:p>
        </w:tc>
      </w:tr>
      <w:tr w:rsidR="00532305" w14:paraId="3EB62E37"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AB0EC6" w14:textId="77777777" w:rsidR="00532305" w:rsidRDefault="00B533B7">
            <w:pPr>
              <w:spacing w:line="276" w:lineRule="auto"/>
              <w:ind w:firstLine="0"/>
            </w:pPr>
            <w:r>
              <w:rPr>
                <w:b/>
                <w:sz w:val="22"/>
              </w:rPr>
              <w:t>CU-68</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6286CA" w14:textId="77777777" w:rsidR="00532305" w:rsidRDefault="00B533B7">
            <w:pPr>
              <w:spacing w:line="276" w:lineRule="auto"/>
              <w:ind w:firstLine="0"/>
            </w:pPr>
            <w:r>
              <w:rPr>
                <w:sz w:val="22"/>
              </w:rPr>
              <w:t>Generar reportes de gestión con devoluciones</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4D9CA74"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2387A2B" w14:textId="77777777" w:rsidR="00532305" w:rsidRDefault="00B533B7">
            <w:pPr>
              <w:spacing w:line="276" w:lineRule="auto"/>
              <w:ind w:firstLine="0"/>
            </w:pPr>
            <w:r>
              <w:rPr>
                <w:sz w:val="22"/>
              </w:rPr>
              <w:t>CU-37</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BB375AC" w14:textId="77777777" w:rsidR="00532305" w:rsidRDefault="00B533B7">
            <w:pPr>
              <w:spacing w:line="276" w:lineRule="auto"/>
              <w:ind w:firstLine="0"/>
            </w:pPr>
            <w:r>
              <w:rPr>
                <w:sz w:val="22"/>
              </w:rPr>
              <w:t>RF-38</w:t>
            </w:r>
          </w:p>
        </w:tc>
      </w:tr>
      <w:tr w:rsidR="00532305" w14:paraId="3F621032"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17BF95" w14:textId="77777777" w:rsidR="00532305" w:rsidRDefault="00B533B7">
            <w:pPr>
              <w:spacing w:line="276" w:lineRule="auto"/>
              <w:ind w:firstLine="0"/>
            </w:pPr>
            <w:r>
              <w:rPr>
                <w:b/>
                <w:sz w:val="22"/>
              </w:rPr>
              <w:t>CU-69</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1D9B89" w14:textId="77777777" w:rsidR="00532305" w:rsidRDefault="00B533B7">
            <w:pPr>
              <w:spacing w:line="276" w:lineRule="auto"/>
              <w:ind w:firstLine="0"/>
            </w:pPr>
            <w:r>
              <w:rPr>
                <w:sz w:val="22"/>
              </w:rPr>
              <w:t>Entrenar los modelos de analítica</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AE49988" w14:textId="77777777" w:rsidR="00532305" w:rsidRDefault="00B533B7">
            <w:pPr>
              <w:spacing w:line="276" w:lineRule="auto"/>
              <w:ind w:firstLine="0"/>
            </w:pPr>
            <w:r>
              <w:rPr>
                <w:sz w:val="22"/>
              </w:rPr>
              <w:t>Sistema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EE2CA2E"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D72FD08" w14:textId="77777777" w:rsidR="00532305" w:rsidRDefault="00B533B7">
            <w:pPr>
              <w:spacing w:line="276" w:lineRule="auto"/>
              <w:ind w:firstLine="0"/>
            </w:pPr>
            <w:r>
              <w:rPr>
                <w:sz w:val="22"/>
              </w:rPr>
              <w:t>RF-31</w:t>
            </w:r>
          </w:p>
        </w:tc>
      </w:tr>
      <w:tr w:rsidR="00532305" w14:paraId="0BE72E80"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0142468" w14:textId="77777777" w:rsidR="00532305" w:rsidRDefault="00B533B7">
            <w:pPr>
              <w:spacing w:line="276" w:lineRule="auto"/>
              <w:ind w:firstLine="0"/>
            </w:pPr>
            <w:r>
              <w:rPr>
                <w:b/>
                <w:sz w:val="22"/>
              </w:rPr>
              <w:t>CU-70</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C5863F" w14:textId="77777777" w:rsidR="00532305" w:rsidRDefault="00B533B7">
            <w:pPr>
              <w:spacing w:line="276" w:lineRule="auto"/>
              <w:ind w:firstLine="0"/>
            </w:pPr>
            <w:r>
              <w:rPr>
                <w:sz w:val="22"/>
              </w:rPr>
              <w:t>Consultar el dashboard analítico</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BBD7E9"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56C1E2"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758FCCD" w14:textId="77777777" w:rsidR="00532305" w:rsidRDefault="00B533B7">
            <w:pPr>
              <w:spacing w:line="276" w:lineRule="auto"/>
              <w:ind w:firstLine="0"/>
            </w:pPr>
            <w:r>
              <w:rPr>
                <w:sz w:val="22"/>
              </w:rPr>
              <w:t>RF-32, RF-33</w:t>
            </w:r>
          </w:p>
        </w:tc>
      </w:tr>
      <w:tr w:rsidR="00532305" w14:paraId="77181F6B"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EF98CD" w14:textId="77777777" w:rsidR="00532305" w:rsidRDefault="00B533B7">
            <w:pPr>
              <w:spacing w:line="276" w:lineRule="auto"/>
              <w:ind w:firstLine="0"/>
            </w:pPr>
            <w:r>
              <w:rPr>
                <w:b/>
                <w:sz w:val="22"/>
              </w:rPr>
              <w:t>CU-71</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8C5C213" w14:textId="77777777" w:rsidR="00532305" w:rsidRDefault="00B533B7">
            <w:pPr>
              <w:spacing w:line="276" w:lineRule="auto"/>
              <w:ind w:firstLine="0"/>
            </w:pPr>
            <w:r>
              <w:rPr>
                <w:sz w:val="22"/>
              </w:rPr>
              <w:t>Solicitar traspaso entre sucursales</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5B2FEF6" w14:textId="77777777" w:rsidR="00532305" w:rsidRDefault="00B533B7">
            <w:pPr>
              <w:spacing w:line="276" w:lineRule="auto"/>
              <w:ind w:firstLine="0"/>
            </w:pPr>
            <w:r>
              <w:rPr>
                <w:sz w:val="22"/>
              </w:rPr>
              <w:t>Encargado de sucursal</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EEBF5B6" w14:textId="77777777" w:rsidR="00532305" w:rsidRDefault="00B533B7">
            <w:pPr>
              <w:spacing w:line="276" w:lineRule="auto"/>
              <w:ind w:firstLine="0"/>
            </w:pPr>
            <w:r>
              <w:rPr>
                <w:sz w:val="22"/>
              </w:rPr>
              <w:t>CU-15</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D3E38DC" w14:textId="77777777" w:rsidR="00532305" w:rsidRDefault="00B533B7">
            <w:pPr>
              <w:spacing w:line="276" w:lineRule="auto"/>
              <w:ind w:firstLine="0"/>
            </w:pPr>
            <w:r>
              <w:rPr>
                <w:sz w:val="22"/>
              </w:rPr>
              <w:t>RF-39, RF-40</w:t>
            </w:r>
          </w:p>
        </w:tc>
      </w:tr>
      <w:tr w:rsidR="00532305" w14:paraId="2F89472D"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37A415B" w14:textId="77777777" w:rsidR="00532305" w:rsidRDefault="00B533B7">
            <w:pPr>
              <w:spacing w:line="276" w:lineRule="auto"/>
              <w:ind w:firstLine="0"/>
            </w:pPr>
            <w:r>
              <w:rPr>
                <w:b/>
                <w:sz w:val="22"/>
              </w:rPr>
              <w:t>CU-72</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2A3912" w14:textId="77777777" w:rsidR="00532305" w:rsidRDefault="00B533B7">
            <w:pPr>
              <w:spacing w:line="276" w:lineRule="auto"/>
              <w:ind w:firstLine="0"/>
            </w:pPr>
            <w:r>
              <w:rPr>
                <w:sz w:val="22"/>
              </w:rPr>
              <w:t>Atender traspaso</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DC2880" w14:textId="77777777" w:rsidR="00532305" w:rsidRDefault="00B533B7">
            <w:pPr>
              <w:spacing w:line="276" w:lineRule="auto"/>
              <w:ind w:firstLine="0"/>
            </w:pPr>
            <w:r>
              <w:rPr>
                <w:sz w:val="22"/>
              </w:rPr>
              <w:t>Encargado de sucursal</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0AA2D8"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A162B56" w14:textId="77777777" w:rsidR="00532305" w:rsidRDefault="00B533B7">
            <w:pPr>
              <w:spacing w:line="276" w:lineRule="auto"/>
              <w:ind w:firstLine="0"/>
            </w:pPr>
            <w:r>
              <w:rPr>
                <w:sz w:val="22"/>
              </w:rPr>
              <w:t>RF-41</w:t>
            </w:r>
          </w:p>
        </w:tc>
      </w:tr>
      <w:tr w:rsidR="00532305" w14:paraId="48A01518"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07C6762" w14:textId="77777777" w:rsidR="00532305" w:rsidRDefault="00B533B7">
            <w:pPr>
              <w:spacing w:line="276" w:lineRule="auto"/>
              <w:ind w:firstLine="0"/>
            </w:pPr>
            <w:r>
              <w:rPr>
                <w:b/>
                <w:sz w:val="22"/>
              </w:rPr>
              <w:t>CU-73</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F96F2DD" w14:textId="77777777" w:rsidR="00532305" w:rsidRDefault="00B533B7">
            <w:pPr>
              <w:spacing w:line="276" w:lineRule="auto"/>
              <w:ind w:firstLine="0"/>
            </w:pPr>
            <w:r>
              <w:rPr>
                <w:sz w:val="22"/>
              </w:rPr>
              <w:t>Consultar traspasos sugeridos (propio)</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CF00770"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F5A36F7"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FB956B" w14:textId="77777777" w:rsidR="00532305" w:rsidRDefault="00B533B7">
            <w:pPr>
              <w:spacing w:line="276" w:lineRule="auto"/>
              <w:ind w:firstLine="0"/>
            </w:pPr>
            <w:r>
              <w:rPr>
                <w:sz w:val="22"/>
              </w:rPr>
              <w:t>RF-42</w:t>
            </w:r>
          </w:p>
        </w:tc>
      </w:tr>
      <w:tr w:rsidR="00532305" w14:paraId="46D368DA"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05610C9" w14:textId="77777777" w:rsidR="00532305" w:rsidRDefault="00B533B7">
            <w:pPr>
              <w:spacing w:line="276" w:lineRule="auto"/>
              <w:ind w:firstLine="0"/>
            </w:pPr>
            <w:r>
              <w:rPr>
                <w:b/>
                <w:sz w:val="22"/>
              </w:rPr>
              <w:t>CU-74</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0CECB68" w14:textId="77777777" w:rsidR="00532305" w:rsidRDefault="00B533B7">
            <w:pPr>
              <w:spacing w:line="276" w:lineRule="auto"/>
              <w:ind w:firstLine="0"/>
            </w:pPr>
            <w:r>
              <w:rPr>
                <w:sz w:val="22"/>
              </w:rPr>
              <w:t>Preparar prenda para el probador (propio)</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85E2D32"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F8BDE4" w14:textId="77777777" w:rsidR="00532305" w:rsidRDefault="00B533B7">
            <w:pPr>
              <w:spacing w:line="276" w:lineRule="auto"/>
              <w:ind w:firstLine="0"/>
            </w:pPr>
            <w:r>
              <w:rPr>
                <w:sz w:val="22"/>
              </w:rPr>
              <w:t>CU-11</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499AECA" w14:textId="77777777" w:rsidR="00532305" w:rsidRDefault="00B533B7">
            <w:pPr>
              <w:spacing w:line="276" w:lineRule="auto"/>
              <w:ind w:firstLine="0"/>
            </w:pPr>
            <w:r>
              <w:rPr>
                <w:sz w:val="22"/>
              </w:rPr>
              <w:t>RF-43</w:t>
            </w:r>
          </w:p>
        </w:tc>
      </w:tr>
      <w:tr w:rsidR="00532305" w14:paraId="3DF49630"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76A5B92" w14:textId="77777777" w:rsidR="00532305" w:rsidRDefault="00B533B7">
            <w:pPr>
              <w:spacing w:line="276" w:lineRule="auto"/>
              <w:ind w:firstLine="0"/>
            </w:pPr>
            <w:r>
              <w:rPr>
                <w:b/>
                <w:sz w:val="22"/>
              </w:rPr>
              <w:t>CU-75</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647CADB" w14:textId="77777777" w:rsidR="00532305" w:rsidRDefault="00B533B7">
            <w:pPr>
              <w:spacing w:line="276" w:lineRule="auto"/>
              <w:ind w:firstLine="0"/>
            </w:pPr>
            <w:r>
              <w:rPr>
                <w:sz w:val="22"/>
              </w:rPr>
              <w:t>Probarse una prenda con su talla real (propio)</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B3DECBC" w14:textId="77777777" w:rsidR="00532305" w:rsidRDefault="00B533B7">
            <w:pPr>
              <w:spacing w:line="276" w:lineRule="auto"/>
              <w:ind w:firstLine="0"/>
            </w:pPr>
            <w:r>
              <w:rPr>
                <w:sz w:val="22"/>
              </w:rPr>
              <w:t>Cliente</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1AF8C1C" w14:textId="77777777" w:rsidR="00532305" w:rsidRDefault="00B533B7">
            <w:pPr>
              <w:spacing w:line="276" w:lineRule="auto"/>
              <w:ind w:firstLine="0"/>
            </w:pPr>
            <w:r>
              <w:rPr>
                <w:sz w:val="22"/>
              </w:rPr>
              <w:t>CU-21</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69F07A2" w14:textId="77777777" w:rsidR="00532305" w:rsidRDefault="00B533B7">
            <w:pPr>
              <w:spacing w:line="276" w:lineRule="auto"/>
              <w:ind w:firstLine="0"/>
            </w:pPr>
            <w:r>
              <w:rPr>
                <w:sz w:val="22"/>
              </w:rPr>
              <w:t>RF-44</w:t>
            </w:r>
          </w:p>
        </w:tc>
      </w:tr>
      <w:tr w:rsidR="00532305" w14:paraId="4D81D09B" w14:textId="77777777">
        <w:tc>
          <w:tcPr>
            <w:tcW w:w="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327C16" w14:textId="77777777" w:rsidR="00532305" w:rsidRDefault="00B533B7">
            <w:pPr>
              <w:spacing w:line="276" w:lineRule="auto"/>
              <w:ind w:firstLine="0"/>
            </w:pPr>
            <w:r>
              <w:rPr>
                <w:b/>
                <w:sz w:val="22"/>
              </w:rPr>
              <w:t>CU-76</w:t>
            </w:r>
          </w:p>
        </w:tc>
        <w:tc>
          <w:tcPr>
            <w:tcW w:w="3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ACF513B" w14:textId="77777777" w:rsidR="00532305" w:rsidRDefault="00B533B7">
            <w:pPr>
              <w:spacing w:line="276" w:lineRule="auto"/>
              <w:ind w:firstLine="0"/>
            </w:pPr>
            <w:r>
              <w:rPr>
                <w:sz w:val="22"/>
              </w:rPr>
              <w:t>Generar foto realista de la prueba (propio)</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6BF403" w14:textId="77777777" w:rsidR="00532305" w:rsidRDefault="00B533B7">
            <w:pPr>
              <w:spacing w:line="276" w:lineRule="auto"/>
              <w:ind w:firstLine="0"/>
            </w:pPr>
            <w:r>
              <w:rPr>
                <w:sz w:val="22"/>
              </w:rPr>
              <w:t>Cliente</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E7CFE0B"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2AB580" w14:textId="77777777" w:rsidR="00532305" w:rsidRDefault="00B533B7">
            <w:pPr>
              <w:spacing w:line="276" w:lineRule="auto"/>
              <w:ind w:firstLine="0"/>
            </w:pPr>
            <w:r>
              <w:rPr>
                <w:sz w:val="22"/>
              </w:rPr>
              <w:t>RF-45</w:t>
            </w:r>
          </w:p>
        </w:tc>
      </w:tr>
      <w:tr w:rsidR="00532305" w14:paraId="422630B9" w14:textId="77777777">
        <w:tc>
          <w:tcPr>
            <w:tcW w:w="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82CB3BD" w14:textId="77777777" w:rsidR="00532305" w:rsidRDefault="00B533B7">
            <w:pPr>
              <w:spacing w:line="276" w:lineRule="auto"/>
              <w:ind w:firstLine="0"/>
            </w:pPr>
            <w:r>
              <w:rPr>
                <w:b/>
                <w:sz w:val="22"/>
              </w:rPr>
              <w:t>CU-77</w:t>
            </w:r>
          </w:p>
        </w:tc>
        <w:tc>
          <w:tcPr>
            <w:tcW w:w="3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5F7FC94" w14:textId="77777777" w:rsidR="00532305" w:rsidRDefault="00B533B7">
            <w:pPr>
              <w:spacing w:line="276" w:lineRule="auto"/>
              <w:ind w:firstLine="0"/>
            </w:pPr>
            <w:r>
              <w:rPr>
                <w:sz w:val="22"/>
              </w:rPr>
              <w:t>Exportar los datos de la empresa (propio)</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5A185F9" w14:textId="77777777" w:rsidR="00532305" w:rsidRDefault="00B533B7">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9D4A85" w14:textId="77777777" w:rsidR="00532305" w:rsidRDefault="00B533B7">
            <w:pPr>
              <w:spacing w:line="276" w:lineRule="auto"/>
              <w:ind w:firstLine="0"/>
            </w:pPr>
            <w:r>
              <w:rPr>
                <w:sz w:val="22"/>
              </w:rPr>
              <w:t>—</w:t>
            </w:r>
          </w:p>
        </w:tc>
        <w:tc>
          <w:tcPr>
            <w:tcW w:w="2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D409879" w14:textId="77777777" w:rsidR="00532305" w:rsidRDefault="00B533B7">
            <w:pPr>
              <w:spacing w:line="276" w:lineRule="auto"/>
              <w:ind w:firstLine="0"/>
            </w:pPr>
            <w:r>
              <w:rPr>
                <w:sz w:val="22"/>
              </w:rPr>
              <w:t>RF-48</w:t>
            </w:r>
          </w:p>
        </w:tc>
      </w:tr>
    </w:tbl>
    <w:p w14:paraId="4E281015" w14:textId="77777777" w:rsidR="00532305" w:rsidRDefault="00532305"/>
    <w:p w14:paraId="71FDDE87" w14:textId="77777777" w:rsidR="00532305" w:rsidRDefault="00B533B7">
      <w:pPr>
        <w:spacing w:line="276" w:lineRule="auto"/>
        <w:jc w:val="both"/>
      </w:pPr>
      <w:r>
        <w:rPr>
          <w:i/>
          <w:highlight w:val="yellow"/>
        </w:rPr>
        <w:t>[Pendiente] Diagrama de casos de uso por paquete (Plataforma SaaS, Seguridad, Offline y sincronización, Devoluciones, Reportes y analítica, Inventario y probador), dibujado en Enterprise Architect.</w:t>
      </w:r>
    </w:p>
    <w:p w14:paraId="334EC646" w14:textId="77777777" w:rsidR="00532305" w:rsidRDefault="00B533B7">
      <w:pPr>
        <w:pStyle w:val="Titulo11"/>
      </w:pPr>
      <w:bookmarkStart w:id="23" w:name="_Toc243368909"/>
      <w:r>
        <w:t>2.6. Especificación de casos de uso</w:t>
      </w:r>
      <w:bookmarkEnd w:id="23"/>
    </w:p>
    <w:p w14:paraId="70192E30" w14:textId="77777777" w:rsidR="00532305" w:rsidRDefault="00B533B7">
      <w:pPr>
        <w:spacing w:line="276" w:lineRule="auto"/>
        <w:jc w:val="both"/>
      </w:pPr>
      <w:r>
        <w:t>Cada ficha sigue el formato de ICONIX: descripción, precondición, flujo normal, flujos alternativos y postcondición. De cada una sale su diagrama de robustez (3.2) y su diagrama de secuencia (3.3). Los flujos alternativos se numeran con el paso del flujo principal en que se desvían. La fila Rastreo une la ficha con sus requisitos y reglas de negocio.</w:t>
      </w:r>
    </w:p>
    <w:p w14:paraId="110DE193" w14:textId="77777777" w:rsidR="00532305" w:rsidRDefault="00B533B7">
      <w:pPr>
        <w:pStyle w:val="Titulo2"/>
      </w:pPr>
      <w:bookmarkStart w:id="24" w:name="_Toc243368910"/>
      <w:r>
        <w:t>2.6.1. Ciclo 1</w:t>
      </w:r>
      <w:bookmarkEnd w:id="24"/>
    </w:p>
    <w:tbl>
      <w:tblPr>
        <w:tblW w:w="9782" w:type="dxa"/>
        <w:tblInd w:w="-434" w:type="dxa"/>
        <w:tblLook w:val="04A0" w:firstRow="1" w:lastRow="0" w:firstColumn="1" w:lastColumn="0" w:noHBand="0" w:noVBand="1"/>
      </w:tblPr>
      <w:tblGrid>
        <w:gridCol w:w="2300"/>
        <w:gridCol w:w="7482"/>
      </w:tblGrid>
      <w:tr w:rsidR="00532305" w14:paraId="75FE5528"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C937AE0"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DDBF3D" w14:textId="77777777" w:rsidR="00532305" w:rsidRDefault="00B533B7">
            <w:pPr>
              <w:spacing w:line="276" w:lineRule="auto"/>
              <w:ind w:firstLine="0"/>
            </w:pPr>
            <w:r>
              <w:rPr>
                <w:b/>
                <w:color w:val="EE0000"/>
                <w:sz w:val="22"/>
              </w:rPr>
              <w:t>CU-43 — Gestionar empresas</w:t>
            </w:r>
          </w:p>
        </w:tc>
      </w:tr>
      <w:tr w:rsidR="00532305" w14:paraId="49D3A090"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15E31B"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7B65B27" w14:textId="77777777" w:rsidR="00532305" w:rsidRDefault="00B533B7">
            <w:pPr>
              <w:spacing w:line="276" w:lineRule="auto"/>
              <w:ind w:firstLine="0"/>
            </w:pPr>
            <w:r>
              <w:rPr>
                <w:sz w:val="22"/>
              </w:rPr>
              <w:t>Permite al administrador de la plataforma registrar, consultar, editar y dar de baja las empresas contratantes, designando al administrador de cada una.</w:t>
            </w:r>
          </w:p>
        </w:tc>
      </w:tr>
      <w:tr w:rsidR="00532305" w14:paraId="4EABE8D7"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C39365"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FA76CA" w14:textId="77777777" w:rsidR="00532305" w:rsidRDefault="00B533B7">
            <w:pPr>
              <w:spacing w:line="276" w:lineRule="auto"/>
              <w:ind w:firstLine="0"/>
            </w:pPr>
            <w:r>
              <w:rPr>
                <w:sz w:val="22"/>
              </w:rPr>
              <w:t>Administrador de la plataforma</w:t>
            </w:r>
          </w:p>
        </w:tc>
      </w:tr>
      <w:tr w:rsidR="00532305" w14:paraId="1E437E90"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410688E"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487F15D" w14:textId="77777777" w:rsidR="00532305" w:rsidRDefault="00B533B7">
            <w:pPr>
              <w:spacing w:line="276" w:lineRule="auto"/>
              <w:ind w:firstLine="0"/>
            </w:pPr>
            <w:r>
              <w:rPr>
                <w:sz w:val="22"/>
              </w:rPr>
              <w:t>Administrador de la plataforma</w:t>
            </w:r>
          </w:p>
        </w:tc>
      </w:tr>
      <w:tr w:rsidR="00532305" w14:paraId="4CEDE8CD"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E5B24DE"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9A22839" w14:textId="77777777" w:rsidR="00532305" w:rsidRDefault="00B533B7">
            <w:pPr>
              <w:spacing w:line="276" w:lineRule="auto"/>
              <w:ind w:firstLine="0"/>
            </w:pPr>
            <w:r>
              <w:rPr>
                <w:sz w:val="22"/>
              </w:rPr>
              <w:t>El administrador de la plataforma inició sesión sin slug de empresa.</w:t>
            </w:r>
          </w:p>
        </w:tc>
      </w:tr>
      <w:tr w:rsidR="00532305" w14:paraId="1A1C9033"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E08CEFF"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2F9F444" w14:textId="77777777" w:rsidR="00532305" w:rsidRDefault="00B533B7">
            <w:pPr>
              <w:spacing w:line="276" w:lineRule="auto"/>
              <w:ind w:firstLine="0"/>
            </w:pPr>
            <w:r>
              <w:rPr>
                <w:sz w:val="22"/>
              </w:rPr>
              <w:t>1. El administrador abre la lista de empresas.</w:t>
            </w:r>
            <w:r>
              <w:rPr>
                <w:sz w:val="22"/>
              </w:rPr>
              <w:br/>
              <w:t>2. El sistema muestra las empresas con su slug, su plan y su estado.</w:t>
            </w:r>
            <w:r>
              <w:rPr>
                <w:sz w:val="22"/>
              </w:rPr>
              <w:br/>
            </w:r>
            <w:r>
              <w:rPr>
                <w:sz w:val="22"/>
              </w:rPr>
              <w:t>3. El administrador elige «Nueva empresa» e ingresa la razón social, el NIT, el slug, el plan inicial y los datos del administrador de la empresa.</w:t>
            </w:r>
            <w:r>
              <w:rPr>
                <w:sz w:val="22"/>
              </w:rPr>
              <w:br/>
              <w:t>4. El sistema valida los datos y verifica que el slug no exista.</w:t>
            </w:r>
            <w:r>
              <w:rPr>
                <w:sz w:val="22"/>
              </w:rPr>
              <w:br/>
              <w:t>5. El sistema crea, en una sola transacción, la empresa, su suscripción al plan elegido, su sucursal principal y el usuario administrador con una contraseña temporal.</w:t>
            </w:r>
            <w:r>
              <w:rPr>
                <w:sz w:val="22"/>
              </w:rPr>
              <w:br/>
              <w:t>6. El sistema envía por correo el acceso al administrador de la empresa y muestra la empresa en la lista.</w:t>
            </w:r>
          </w:p>
        </w:tc>
      </w:tr>
      <w:tr w:rsidR="00532305" w14:paraId="69EF5A31"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4D4B08B"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E85B14A" w14:textId="77777777" w:rsidR="00532305" w:rsidRDefault="00B533B7">
            <w:pPr>
              <w:spacing w:line="276" w:lineRule="auto"/>
              <w:ind w:firstLine="0"/>
            </w:pPr>
            <w:r>
              <w:rPr>
                <w:sz w:val="22"/>
              </w:rPr>
              <w:t>3a. Editar: el administrador modifica los datos, salvo el slug, y el sistema los guarda.</w:t>
            </w:r>
            <w:r>
              <w:rPr>
                <w:sz w:val="22"/>
              </w:rPr>
              <w:br/>
              <w:t>3b. Dar de baja: la empresa queda inactiva y ninguno de sus usuarios puede iniciar sesión; no se borra ningún dato.</w:t>
            </w:r>
            <w:r>
              <w:rPr>
                <w:sz w:val="22"/>
              </w:rPr>
              <w:br/>
              <w:t>4a. Slug repetido o datos inválidos: el sistema señala el campo y vuelve al paso 3.</w:t>
            </w:r>
            <w:r>
              <w:rPr>
                <w:sz w:val="22"/>
              </w:rPr>
              <w:br/>
              <w:t>5a. Falla la creación: el sistema revierte la transacción y no queda nada a medias.</w:t>
            </w:r>
          </w:p>
        </w:tc>
      </w:tr>
      <w:tr w:rsidR="00532305" w14:paraId="2F1A6F28"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E6402D0"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DCCA672" w14:textId="77777777" w:rsidR="00532305" w:rsidRDefault="00B533B7">
            <w:pPr>
              <w:spacing w:line="276" w:lineRule="auto"/>
              <w:ind w:firstLine="0"/>
            </w:pPr>
            <w:r>
              <w:rPr>
                <w:sz w:val="22"/>
              </w:rPr>
              <w:t>La empresa existe con su suscripción vigente, su sucursal principal y su administrador, y sus datos quedan aislados de las demás.</w:t>
            </w:r>
          </w:p>
        </w:tc>
      </w:tr>
      <w:tr w:rsidR="00532305" w14:paraId="4CED46CD"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427223B"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58FCF7" w14:textId="77777777" w:rsidR="00532305" w:rsidRDefault="00B533B7">
            <w:pPr>
              <w:spacing w:line="276" w:lineRule="auto"/>
              <w:ind w:firstLine="0"/>
            </w:pPr>
            <w:r>
              <w:rPr>
                <w:sz w:val="22"/>
              </w:rPr>
              <w:t>RF-01, RF-02, RF-03 · RN-01, RN-02, RN-14</w:t>
            </w:r>
          </w:p>
        </w:tc>
      </w:tr>
    </w:tbl>
    <w:p w14:paraId="45C213B8" w14:textId="77777777" w:rsidR="00532305" w:rsidRDefault="00532305"/>
    <w:tbl>
      <w:tblPr>
        <w:tblW w:w="9782" w:type="dxa"/>
        <w:tblInd w:w="-434" w:type="dxa"/>
        <w:tblLook w:val="04A0" w:firstRow="1" w:lastRow="0" w:firstColumn="1" w:lastColumn="0" w:noHBand="0" w:noVBand="1"/>
      </w:tblPr>
      <w:tblGrid>
        <w:gridCol w:w="2300"/>
        <w:gridCol w:w="7482"/>
      </w:tblGrid>
      <w:tr w:rsidR="00532305" w14:paraId="1B5AE1AF"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7B4D3D"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4EFD5F" w14:textId="77777777" w:rsidR="00532305" w:rsidRDefault="00B533B7">
            <w:pPr>
              <w:spacing w:line="276" w:lineRule="auto"/>
              <w:ind w:firstLine="0"/>
            </w:pPr>
            <w:r>
              <w:rPr>
                <w:b/>
                <w:color w:val="EE0000"/>
                <w:sz w:val="22"/>
              </w:rPr>
              <w:t>CU-44 — Gestionar planes</w:t>
            </w:r>
          </w:p>
        </w:tc>
      </w:tr>
      <w:tr w:rsidR="00532305" w14:paraId="0B947811"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890A495"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006AFD6" w14:textId="77777777" w:rsidR="00532305" w:rsidRDefault="00B533B7">
            <w:pPr>
              <w:spacing w:line="276" w:lineRule="auto"/>
              <w:ind w:firstLine="0"/>
            </w:pPr>
            <w:r>
              <w:rPr>
                <w:sz w:val="22"/>
              </w:rPr>
              <w:t>Permite al administrador de la plataforma definir los planes con su precio simulado, sus límites y sus funciones habilitadas.</w:t>
            </w:r>
          </w:p>
        </w:tc>
      </w:tr>
      <w:tr w:rsidR="00532305" w14:paraId="44D7DADF"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9CED70D"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1CF45F" w14:textId="77777777" w:rsidR="00532305" w:rsidRDefault="00B533B7">
            <w:pPr>
              <w:spacing w:line="276" w:lineRule="auto"/>
              <w:ind w:firstLine="0"/>
            </w:pPr>
            <w:r>
              <w:rPr>
                <w:sz w:val="22"/>
              </w:rPr>
              <w:t>Administrador de la plataforma</w:t>
            </w:r>
          </w:p>
        </w:tc>
      </w:tr>
      <w:tr w:rsidR="00532305" w14:paraId="0DCE9141"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7F46851"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652B3F4" w14:textId="77777777" w:rsidR="00532305" w:rsidRDefault="00B533B7">
            <w:pPr>
              <w:spacing w:line="276" w:lineRule="auto"/>
              <w:ind w:firstLine="0"/>
            </w:pPr>
            <w:r>
              <w:rPr>
                <w:sz w:val="22"/>
              </w:rPr>
              <w:t>Administrador de la plataforma</w:t>
            </w:r>
          </w:p>
        </w:tc>
      </w:tr>
      <w:tr w:rsidR="00532305" w14:paraId="26A360FA"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8A71685"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D17D717" w14:textId="77777777" w:rsidR="00532305" w:rsidRDefault="00B533B7">
            <w:pPr>
              <w:spacing w:line="276" w:lineRule="auto"/>
              <w:ind w:firstLine="0"/>
            </w:pPr>
            <w:r>
              <w:rPr>
                <w:sz w:val="22"/>
              </w:rPr>
              <w:t>El administrador de la plataforma inició sesión.</w:t>
            </w:r>
          </w:p>
        </w:tc>
      </w:tr>
      <w:tr w:rsidR="00532305" w14:paraId="14754EC0"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4CC2591"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6CA2836" w14:textId="77777777" w:rsidR="00532305" w:rsidRDefault="00B533B7">
            <w:pPr>
              <w:spacing w:line="276" w:lineRule="auto"/>
              <w:ind w:firstLine="0"/>
            </w:pPr>
            <w:r>
              <w:rPr>
                <w:sz w:val="22"/>
              </w:rPr>
              <w:t>1. El administrador abre la lista de planes.</w:t>
            </w:r>
            <w:r>
              <w:rPr>
                <w:sz w:val="22"/>
              </w:rPr>
              <w:br/>
              <w:t>2. El sistema muestra cada plan con su precio, sus límites, sus funciones y cuántas empresas lo usan.</w:t>
            </w:r>
            <w:r>
              <w:rPr>
                <w:sz w:val="22"/>
              </w:rPr>
              <w:br/>
              <w:t>3. El administrador elige crear o editar un plan e ingresa el nombre, el precio mensual, la duración, los límites (sucursales, empleados, cupos de IA; vacío significa ilimitado) y las funciones incluidas.</w:t>
            </w:r>
            <w:r>
              <w:rPr>
                <w:sz w:val="22"/>
              </w:rPr>
              <w:br/>
            </w:r>
            <w:r>
              <w:rPr>
                <w:sz w:val="22"/>
              </w:rPr>
              <w:t>4. El sistema valida que el nombre sea único y que los límites sean enteros positivos o vacíos.</w:t>
            </w:r>
            <w:r>
              <w:rPr>
                <w:sz w:val="22"/>
              </w:rPr>
              <w:br/>
              <w:t>5. El sistema guarda el plan; los cambios rigen desde la siguiente verificación para todas las empresas del plan.</w:t>
            </w:r>
          </w:p>
        </w:tc>
      </w:tr>
      <w:tr w:rsidR="00532305" w14:paraId="42E06F62"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35AD8E4"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3F850E" w14:textId="77777777" w:rsidR="00532305" w:rsidRDefault="00B533B7">
            <w:pPr>
              <w:spacing w:line="276" w:lineRule="auto"/>
              <w:ind w:firstLine="0"/>
            </w:pPr>
            <w:r>
              <w:rPr>
                <w:sz w:val="22"/>
              </w:rPr>
              <w:t>3a. Desactivar un plan: deja de ofrecerse para contrataciones nuevas; las empresas que lo tienen lo conservan hasta su vencimiento.</w:t>
            </w:r>
            <w:r>
              <w:rPr>
                <w:sz w:val="22"/>
              </w:rPr>
              <w:br/>
              <w:t>4a. Datos inválidos: el sistema señala el campo y vuelve al paso 3.</w:t>
            </w:r>
            <w:r>
              <w:rPr>
                <w:sz w:val="22"/>
              </w:rPr>
              <w:br/>
            </w:r>
            <w:r>
              <w:rPr>
                <w:sz w:val="22"/>
              </w:rPr>
              <w:t>5a. El nuevo límite queda por debajo de lo que una empresa ya tiene: no se borra nada, solo se impide crear más (RN-04).</w:t>
            </w:r>
          </w:p>
        </w:tc>
      </w:tr>
      <w:tr w:rsidR="00532305" w14:paraId="5922D6B9"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71DE1D6"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06DA36A" w14:textId="77777777" w:rsidR="00532305" w:rsidRDefault="00B533B7">
            <w:pPr>
              <w:spacing w:line="276" w:lineRule="auto"/>
              <w:ind w:firstLine="0"/>
            </w:pPr>
            <w:r>
              <w:rPr>
                <w:sz w:val="22"/>
              </w:rPr>
              <w:t>El plan queda guardado y se aplica sin modificar el código.</w:t>
            </w:r>
          </w:p>
        </w:tc>
      </w:tr>
      <w:tr w:rsidR="00532305" w14:paraId="3474D6E2"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8946068"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F435085" w14:textId="77777777" w:rsidR="00532305" w:rsidRDefault="00B533B7">
            <w:pPr>
              <w:spacing w:line="276" w:lineRule="auto"/>
              <w:ind w:firstLine="0"/>
            </w:pPr>
            <w:r>
              <w:rPr>
                <w:sz w:val="22"/>
              </w:rPr>
              <w:t>RF-04 · RN-04</w:t>
            </w:r>
          </w:p>
        </w:tc>
      </w:tr>
    </w:tbl>
    <w:p w14:paraId="01646A68" w14:textId="77777777" w:rsidR="00532305" w:rsidRDefault="00532305"/>
    <w:tbl>
      <w:tblPr>
        <w:tblW w:w="9782" w:type="dxa"/>
        <w:tblInd w:w="-434" w:type="dxa"/>
        <w:tblLook w:val="04A0" w:firstRow="1" w:lastRow="0" w:firstColumn="1" w:lastColumn="0" w:noHBand="0" w:noVBand="1"/>
      </w:tblPr>
      <w:tblGrid>
        <w:gridCol w:w="2300"/>
        <w:gridCol w:w="7482"/>
      </w:tblGrid>
      <w:tr w:rsidR="00532305" w14:paraId="5F029D94"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452C425"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3B60EF" w14:textId="77777777" w:rsidR="00532305" w:rsidRDefault="00B533B7">
            <w:pPr>
              <w:spacing w:line="276" w:lineRule="auto"/>
              <w:ind w:firstLine="0"/>
            </w:pPr>
            <w:r>
              <w:rPr>
                <w:b/>
                <w:color w:val="EE0000"/>
                <w:sz w:val="22"/>
              </w:rPr>
              <w:t>CU-45 — Gestionar suscripciones</w:t>
            </w:r>
          </w:p>
        </w:tc>
      </w:tr>
      <w:tr w:rsidR="00532305" w14:paraId="2AB31833"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2640ECF"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398DF15" w14:textId="77777777" w:rsidR="00532305" w:rsidRDefault="00B533B7">
            <w:pPr>
              <w:spacing w:line="276" w:lineRule="auto"/>
              <w:ind w:firstLine="0"/>
            </w:pPr>
            <w:r>
              <w:rPr>
                <w:sz w:val="22"/>
              </w:rPr>
              <w:t>Permite al administrador de la plataforma asignar un plan a una empresa con sus fechas, cambiarlo, renovarlo, suspenderlo y reactivarlo, con el cobro simulado.</w:t>
            </w:r>
          </w:p>
        </w:tc>
      </w:tr>
      <w:tr w:rsidR="00532305" w14:paraId="2965DF2E"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B438C4"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3F281AF" w14:textId="77777777" w:rsidR="00532305" w:rsidRDefault="00B533B7">
            <w:pPr>
              <w:spacing w:line="276" w:lineRule="auto"/>
              <w:ind w:firstLine="0"/>
            </w:pPr>
            <w:r>
              <w:rPr>
                <w:sz w:val="22"/>
              </w:rPr>
              <w:t>Administrador de la plataforma</w:t>
            </w:r>
          </w:p>
        </w:tc>
      </w:tr>
      <w:tr w:rsidR="00532305" w14:paraId="71CBAF08"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2FC1ED"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72F6F3F" w14:textId="77777777" w:rsidR="00532305" w:rsidRDefault="00B533B7">
            <w:pPr>
              <w:spacing w:line="276" w:lineRule="auto"/>
              <w:ind w:firstLine="0"/>
            </w:pPr>
            <w:r>
              <w:rPr>
                <w:sz w:val="22"/>
              </w:rPr>
              <w:t>Administrador de la plataforma</w:t>
            </w:r>
          </w:p>
        </w:tc>
      </w:tr>
      <w:tr w:rsidR="00532305" w14:paraId="311AB2BA"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06BC85"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7B0279" w14:textId="77777777" w:rsidR="00532305" w:rsidRDefault="00B533B7">
            <w:pPr>
              <w:spacing w:line="276" w:lineRule="auto"/>
              <w:ind w:firstLine="0"/>
            </w:pPr>
            <w:r>
              <w:rPr>
                <w:sz w:val="22"/>
              </w:rPr>
              <w:t>La empresa está registrada.</w:t>
            </w:r>
          </w:p>
        </w:tc>
      </w:tr>
      <w:tr w:rsidR="00532305" w14:paraId="09A55046"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8474A15"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1F1F088" w14:textId="77777777" w:rsidR="00532305" w:rsidRDefault="00B533B7">
            <w:pPr>
              <w:spacing w:line="276" w:lineRule="auto"/>
              <w:ind w:firstLine="0"/>
            </w:pPr>
            <w:r>
              <w:rPr>
                <w:sz w:val="22"/>
              </w:rPr>
              <w:t>1. El administrador abre la ficha de la empresa.</w:t>
            </w:r>
            <w:r>
              <w:rPr>
                <w:sz w:val="22"/>
              </w:rPr>
              <w:br/>
              <w:t>2. El sistema muestra la suscripción vigente y el historial de suscripciones.</w:t>
            </w:r>
            <w:r>
              <w:rPr>
                <w:sz w:val="22"/>
              </w:rPr>
              <w:br/>
              <w:t>3. El administrador elige asignar o cambiar el plan, e indica el plan y la fecha de inicio.</w:t>
            </w:r>
            <w:r>
              <w:rPr>
                <w:sz w:val="22"/>
              </w:rPr>
              <w:br/>
              <w:t>4. El sistema calcula la fecha de vencimiento según la duración del plan y registra el pago simulado.</w:t>
            </w:r>
            <w:r>
              <w:rPr>
                <w:sz w:val="22"/>
              </w:rPr>
              <w:br/>
            </w:r>
            <w:r>
              <w:rPr>
                <w:sz w:val="22"/>
              </w:rPr>
              <w:t>5. El sistema cierra la suscripción anterior y deja la nueva como vigente, en una sola transacción.</w:t>
            </w:r>
            <w:r>
              <w:rPr>
                <w:sz w:val="22"/>
              </w:rPr>
              <w:br/>
              <w:t>6. El sistema muestra el estado actualizado.</w:t>
            </w:r>
          </w:p>
        </w:tc>
      </w:tr>
      <w:tr w:rsidR="00532305" w14:paraId="77CDC2D5"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605501E"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DF5BB3" w14:textId="77777777" w:rsidR="00532305" w:rsidRDefault="00B533B7">
            <w:pPr>
              <w:spacing w:line="276" w:lineRule="auto"/>
              <w:ind w:firstLine="0"/>
            </w:pPr>
            <w:r>
              <w:rPr>
                <w:sz w:val="22"/>
              </w:rPr>
              <w:t>3a. Renovar: el sistema extiende el vencimiento a partir de la fecha de vencimiento actual.</w:t>
            </w:r>
            <w:r>
              <w:rPr>
                <w:sz w:val="22"/>
              </w:rPr>
              <w:br/>
              <w:t>3b. Suspender o reactivar: el sistema cambia el estado; con la suscripción suspendida, la empresa solo consulta (RN-03).</w:t>
            </w:r>
            <w:r>
              <w:rPr>
                <w:sz w:val="22"/>
              </w:rPr>
              <w:br/>
              <w:t>5a. Cambio a un plan menor: el sistema avisa qué recursos superan el nuevo límite y conserva todo (RN-04).</w:t>
            </w:r>
            <w:r>
              <w:rPr>
                <w:sz w:val="22"/>
              </w:rPr>
              <w:br/>
            </w:r>
            <w:r>
              <w:rPr>
                <w:sz w:val="22"/>
              </w:rPr>
              <w:t>E1. Vencimiento: un proceso diario marca como vencidas las suscripciones cuya fecha pasó.</w:t>
            </w:r>
          </w:p>
        </w:tc>
      </w:tr>
      <w:tr w:rsidR="00532305" w14:paraId="5AAD59AA"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BB8594B"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A466C15" w14:textId="77777777" w:rsidR="00532305" w:rsidRDefault="00B533B7">
            <w:pPr>
              <w:spacing w:line="276" w:lineRule="auto"/>
              <w:ind w:firstLine="0"/>
            </w:pPr>
            <w:r>
              <w:rPr>
                <w:sz w:val="22"/>
              </w:rPr>
              <w:t>La empresa tiene exactamente una suscripción vigente y queda el historial.</w:t>
            </w:r>
          </w:p>
        </w:tc>
      </w:tr>
      <w:tr w:rsidR="00532305" w14:paraId="470F66A9"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55A826"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208808" w14:textId="77777777" w:rsidR="00532305" w:rsidRDefault="00B533B7">
            <w:pPr>
              <w:spacing w:line="276" w:lineRule="auto"/>
              <w:ind w:firstLine="0"/>
            </w:pPr>
            <w:r>
              <w:rPr>
                <w:sz w:val="22"/>
              </w:rPr>
              <w:t>RF-05, RF-07, RF-08 · RN-02, RN-03, RN-04</w:t>
            </w:r>
          </w:p>
        </w:tc>
      </w:tr>
    </w:tbl>
    <w:p w14:paraId="34E22D5F" w14:textId="77777777" w:rsidR="00532305" w:rsidRDefault="00532305"/>
    <w:tbl>
      <w:tblPr>
        <w:tblW w:w="9782" w:type="dxa"/>
        <w:tblInd w:w="-434" w:type="dxa"/>
        <w:tblLook w:val="04A0" w:firstRow="1" w:lastRow="0" w:firstColumn="1" w:lastColumn="0" w:noHBand="0" w:noVBand="1"/>
      </w:tblPr>
      <w:tblGrid>
        <w:gridCol w:w="2300"/>
        <w:gridCol w:w="7482"/>
      </w:tblGrid>
      <w:tr w:rsidR="00532305" w14:paraId="5D2D4E42"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3F37664"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11D537" w14:textId="77777777" w:rsidR="00532305" w:rsidRDefault="00B533B7">
            <w:pPr>
              <w:spacing w:line="276" w:lineRule="auto"/>
              <w:ind w:firstLine="0"/>
            </w:pPr>
            <w:r>
              <w:rPr>
                <w:b/>
                <w:color w:val="EE0000"/>
                <w:sz w:val="22"/>
              </w:rPr>
              <w:t>CU-46 — Consultar plan y consumo</w:t>
            </w:r>
          </w:p>
        </w:tc>
      </w:tr>
      <w:tr w:rsidR="00532305" w14:paraId="4A38B488"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E202B6B"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32E81DD" w14:textId="77777777" w:rsidR="00532305" w:rsidRDefault="00B533B7">
            <w:pPr>
              <w:spacing w:line="276" w:lineRule="auto"/>
              <w:ind w:firstLine="0"/>
            </w:pPr>
            <w:r>
              <w:rPr>
                <w:sz w:val="22"/>
              </w:rPr>
              <w:t>Permite al administrador de la empresa ver su plan, el estado de la suscripción y cuánto usó de cada límite y cupo.</w:t>
            </w:r>
          </w:p>
        </w:tc>
      </w:tr>
      <w:tr w:rsidR="00532305" w14:paraId="3E7E1D2C"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C72968D"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06948F" w14:textId="77777777" w:rsidR="00532305" w:rsidRDefault="00B533B7">
            <w:pPr>
              <w:spacing w:line="276" w:lineRule="auto"/>
              <w:ind w:firstLine="0"/>
            </w:pPr>
            <w:r>
              <w:rPr>
                <w:sz w:val="22"/>
              </w:rPr>
              <w:t>Administrador de la empresa</w:t>
            </w:r>
          </w:p>
        </w:tc>
      </w:tr>
      <w:tr w:rsidR="00532305" w14:paraId="347FF597"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31F80E"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305E71D" w14:textId="77777777" w:rsidR="00532305" w:rsidRDefault="00B533B7">
            <w:pPr>
              <w:spacing w:line="276" w:lineRule="auto"/>
              <w:ind w:firstLine="0"/>
            </w:pPr>
            <w:r>
              <w:rPr>
                <w:sz w:val="22"/>
              </w:rPr>
              <w:t>Administrador de la empresa</w:t>
            </w:r>
          </w:p>
        </w:tc>
      </w:tr>
      <w:tr w:rsidR="00532305" w14:paraId="527672CE"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FD6238"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ADD94F" w14:textId="77777777" w:rsidR="00532305" w:rsidRDefault="00B533B7">
            <w:pPr>
              <w:spacing w:line="276" w:lineRule="auto"/>
              <w:ind w:firstLine="0"/>
            </w:pPr>
            <w:r>
              <w:rPr>
                <w:sz w:val="22"/>
              </w:rPr>
              <w:t>El administrador inició sesión en su empresa.</w:t>
            </w:r>
          </w:p>
        </w:tc>
      </w:tr>
      <w:tr w:rsidR="00532305" w14:paraId="5B09549A"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51F3123"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ACDF8F" w14:textId="77777777" w:rsidR="00532305" w:rsidRDefault="00B533B7">
            <w:pPr>
              <w:spacing w:line="276" w:lineRule="auto"/>
              <w:ind w:firstLine="0"/>
            </w:pPr>
            <w:r>
              <w:rPr>
                <w:sz w:val="22"/>
              </w:rPr>
              <w:t>1. El administrador abre «Mi plan».</w:t>
            </w:r>
            <w:r>
              <w:rPr>
                <w:sz w:val="22"/>
              </w:rPr>
              <w:br/>
              <w:t>2. El sistema muestra el plan, el estado de la suscripción, sus fechas y los días que faltan para el vencimiento.</w:t>
            </w:r>
            <w:r>
              <w:rPr>
                <w:sz w:val="22"/>
              </w:rPr>
              <w:br/>
              <w:t>3. El sistema muestra cada límite con su uso (por ejemplo, 2 de 10 sucursales), los cupos del mes de reportes y fotos con IA, y las funciones incluidas y no incluidas.</w:t>
            </w:r>
            <w:r>
              <w:rPr>
                <w:sz w:val="22"/>
              </w:rPr>
              <w:br/>
              <w:t>4. El administrador puede comparar con los otros planes.</w:t>
            </w:r>
          </w:p>
        </w:tc>
      </w:tr>
      <w:tr w:rsidR="00532305" w14:paraId="2C548C1C"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FF881E"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9159727" w14:textId="77777777" w:rsidR="00532305" w:rsidRDefault="00B533B7">
            <w:pPr>
              <w:spacing w:line="276" w:lineRule="auto"/>
              <w:ind w:firstLine="0"/>
            </w:pPr>
            <w:r>
              <w:rPr>
                <w:sz w:val="22"/>
              </w:rPr>
              <w:t>2a. Suscripción vencida o suspendida: el sistema la destaca y avisa que la empresa está en modo solo consulta.</w:t>
            </w:r>
          </w:p>
        </w:tc>
      </w:tr>
      <w:tr w:rsidR="00532305" w14:paraId="6B0FCA34"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8FD8F3"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382C6C2" w14:textId="77777777" w:rsidR="00532305" w:rsidRDefault="00B533B7">
            <w:pPr>
              <w:spacing w:line="276" w:lineRule="auto"/>
              <w:ind w:firstLine="0"/>
            </w:pPr>
            <w:r>
              <w:rPr>
                <w:sz w:val="22"/>
              </w:rPr>
              <w:t>No se modifica ningún dato.</w:t>
            </w:r>
          </w:p>
        </w:tc>
      </w:tr>
      <w:tr w:rsidR="00532305" w14:paraId="47BA4B75"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7CD22E7"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3C0D50D" w14:textId="77777777" w:rsidR="00532305" w:rsidRDefault="00B533B7">
            <w:pPr>
              <w:spacing w:line="276" w:lineRule="auto"/>
              <w:ind w:firstLine="0"/>
            </w:pPr>
            <w:r>
              <w:rPr>
                <w:sz w:val="22"/>
              </w:rPr>
              <w:t>RF-06, RF-50</w:t>
            </w:r>
          </w:p>
        </w:tc>
      </w:tr>
    </w:tbl>
    <w:p w14:paraId="50EDAB88" w14:textId="77777777" w:rsidR="00532305" w:rsidRDefault="00532305"/>
    <w:tbl>
      <w:tblPr>
        <w:tblW w:w="9782" w:type="dxa"/>
        <w:tblInd w:w="-434" w:type="dxa"/>
        <w:tblLook w:val="04A0" w:firstRow="1" w:lastRow="0" w:firstColumn="1" w:lastColumn="0" w:noHBand="0" w:noVBand="1"/>
      </w:tblPr>
      <w:tblGrid>
        <w:gridCol w:w="2300"/>
        <w:gridCol w:w="7482"/>
      </w:tblGrid>
      <w:tr w:rsidR="00532305" w14:paraId="6CF0BDE5"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DA6D0D"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E967418" w14:textId="77777777" w:rsidR="00532305" w:rsidRDefault="00B533B7">
            <w:pPr>
              <w:spacing w:line="276" w:lineRule="auto"/>
              <w:ind w:firstLine="0"/>
            </w:pPr>
            <w:r>
              <w:rPr>
                <w:b/>
                <w:color w:val="EE0000"/>
                <w:sz w:val="22"/>
              </w:rPr>
              <w:t>CU-47 — Verificar límites y funciones del plan</w:t>
            </w:r>
          </w:p>
        </w:tc>
      </w:tr>
      <w:tr w:rsidR="00532305" w14:paraId="7BE03EB6"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AB1D9B9"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3FA7ED3" w14:textId="77777777" w:rsidR="00532305" w:rsidRDefault="00B533B7">
            <w:pPr>
              <w:spacing w:line="276" w:lineRule="auto"/>
              <w:ind w:firstLine="0"/>
            </w:pPr>
            <w:r>
              <w:rPr>
                <w:sz w:val="22"/>
              </w:rPr>
              <w:t>Antes de cada operación controlada, el backend comprueba que la empresa tenga una suscripción vigente, que su plan incluya la función y que no supere el límite o el cupo. Lo incluyen los casos de uso que crean recursos limitados o usan funciones de pago.</w:t>
            </w:r>
          </w:p>
        </w:tc>
      </w:tr>
      <w:tr w:rsidR="00532305" w14:paraId="6622B48A"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4D2D90E"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7DDE18E" w14:textId="77777777" w:rsidR="00532305" w:rsidRDefault="00B533B7">
            <w:pPr>
              <w:spacing w:line="276" w:lineRule="auto"/>
              <w:ind w:firstLine="0"/>
            </w:pPr>
            <w:r>
              <w:rPr>
                <w:sz w:val="22"/>
              </w:rPr>
              <w:t>Sistema</w:t>
            </w:r>
          </w:p>
        </w:tc>
      </w:tr>
      <w:tr w:rsidR="00532305" w14:paraId="4ED49A62"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C74F590"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DFD7094" w14:textId="77777777" w:rsidR="00532305" w:rsidRDefault="00B533B7">
            <w:pPr>
              <w:spacing w:line="276" w:lineRule="auto"/>
              <w:ind w:firstLine="0"/>
            </w:pPr>
            <w:r>
              <w:rPr>
                <w:sz w:val="22"/>
              </w:rPr>
              <w:t>Un caso de uso que lo incluye</w:t>
            </w:r>
          </w:p>
        </w:tc>
      </w:tr>
      <w:tr w:rsidR="00532305" w14:paraId="2244BA8D"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D33796B"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C5D337" w14:textId="77777777" w:rsidR="00532305" w:rsidRDefault="00B533B7">
            <w:pPr>
              <w:spacing w:line="276" w:lineRule="auto"/>
              <w:ind w:firstLine="0"/>
            </w:pPr>
            <w:r>
              <w:rPr>
                <w:sz w:val="22"/>
              </w:rPr>
              <w:t>La petición llega autenticada con la empresa en el token.</w:t>
            </w:r>
          </w:p>
        </w:tc>
      </w:tr>
      <w:tr w:rsidR="00532305" w14:paraId="19B12A26"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B57755"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9AFD5FD" w14:textId="77777777" w:rsidR="00532305" w:rsidRDefault="00B533B7">
            <w:pPr>
              <w:spacing w:line="276" w:lineRule="auto"/>
              <w:ind w:firstLine="0"/>
            </w:pPr>
            <w:r>
              <w:rPr>
                <w:sz w:val="22"/>
              </w:rPr>
              <w:t>1. Llega una operación controlada (crear sucursal o empleado, pedir un reporte o una foto con IA, etc.).</w:t>
            </w:r>
            <w:r>
              <w:rPr>
                <w:sz w:val="22"/>
              </w:rPr>
              <w:br/>
              <w:t>2. El sistema obtiene la suscripción vigente de la empresa del token.</w:t>
            </w:r>
            <w:r>
              <w:rPr>
                <w:sz w:val="22"/>
              </w:rPr>
              <w:br/>
              <w:t>3. El sistema verifica que el plan incluya la función.</w:t>
            </w:r>
            <w:r>
              <w:rPr>
                <w:sz w:val="22"/>
              </w:rPr>
              <w:br/>
              <w:t>4. El sistema cuenta lo usado y lo compara con el límite o el cupo.</w:t>
            </w:r>
            <w:r>
              <w:rPr>
                <w:sz w:val="22"/>
              </w:rPr>
              <w:br/>
              <w:t>5. El sistema deja continuar la operación.</w:t>
            </w:r>
          </w:p>
        </w:tc>
      </w:tr>
      <w:tr w:rsidR="00532305" w14:paraId="730F81F2"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AAA21C"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919EFC0" w14:textId="77777777" w:rsidR="00532305" w:rsidRDefault="00B533B7">
            <w:pPr>
              <w:spacing w:line="276" w:lineRule="auto"/>
              <w:ind w:firstLine="0"/>
            </w:pPr>
            <w:r>
              <w:rPr>
                <w:sz w:val="22"/>
              </w:rPr>
              <w:t>2a. Sin suscripción vigente: si la operación escribe, responde 403 y la empresa queda en modo solo consulta.</w:t>
            </w:r>
            <w:r>
              <w:rPr>
                <w:sz w:val="22"/>
              </w:rPr>
              <w:br/>
            </w:r>
            <w:r>
              <w:rPr>
                <w:sz w:val="22"/>
              </w:rPr>
              <w:t>3a. Función no incluida: responde 403 con el código plan_limit, y la interfaz ofrece ver los planes.</w:t>
            </w:r>
            <w:r>
              <w:rPr>
                <w:sz w:val="22"/>
              </w:rPr>
              <w:br/>
              <w:t>4a. Límite o cupo alcanzado: responde 403 con el código plan_limit, el límite y el uso actual.</w:t>
            </w:r>
          </w:p>
        </w:tc>
      </w:tr>
      <w:tr w:rsidR="00532305" w14:paraId="519489FD"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4F92204"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49ACC18" w14:textId="77777777" w:rsidR="00532305" w:rsidRDefault="00B533B7">
            <w:pPr>
              <w:spacing w:line="276" w:lineRule="auto"/>
              <w:ind w:firstLine="0"/>
            </w:pPr>
            <w:r>
              <w:rPr>
                <w:sz w:val="22"/>
              </w:rPr>
              <w:t>La operación continúa o se rechaza sin cambiar nada. El control vive en el backend, no solo en la interfaz.</w:t>
            </w:r>
          </w:p>
        </w:tc>
      </w:tr>
      <w:tr w:rsidR="00532305" w14:paraId="6821A006"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7E7D82"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A1D2D1" w14:textId="77777777" w:rsidR="00532305" w:rsidRDefault="00B533B7">
            <w:pPr>
              <w:spacing w:line="276" w:lineRule="auto"/>
              <w:ind w:firstLine="0"/>
            </w:pPr>
            <w:r>
              <w:rPr>
                <w:sz w:val="22"/>
              </w:rPr>
              <w:t>RF-09 · RN-03, RN-04, RN-11</w:t>
            </w:r>
          </w:p>
        </w:tc>
      </w:tr>
    </w:tbl>
    <w:p w14:paraId="6D04E902" w14:textId="77777777" w:rsidR="00532305" w:rsidRDefault="00532305"/>
    <w:tbl>
      <w:tblPr>
        <w:tblW w:w="9782" w:type="dxa"/>
        <w:tblInd w:w="-434" w:type="dxa"/>
        <w:tblLook w:val="04A0" w:firstRow="1" w:lastRow="0" w:firstColumn="1" w:lastColumn="0" w:noHBand="0" w:noVBand="1"/>
      </w:tblPr>
      <w:tblGrid>
        <w:gridCol w:w="2300"/>
        <w:gridCol w:w="7482"/>
      </w:tblGrid>
      <w:tr w:rsidR="00532305" w14:paraId="3233DBD9"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06BE1F7"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C8C4D3" w14:textId="77777777" w:rsidR="00532305" w:rsidRDefault="00B533B7">
            <w:pPr>
              <w:spacing w:line="276" w:lineRule="auto"/>
              <w:ind w:firstLine="0"/>
            </w:pPr>
            <w:r>
              <w:rPr>
                <w:b/>
                <w:color w:val="EE0000"/>
                <w:sz w:val="22"/>
              </w:rPr>
              <w:t>CU-48 — Iniciar sesión en una empresa</w:t>
            </w:r>
          </w:p>
        </w:tc>
      </w:tr>
      <w:tr w:rsidR="00532305" w14:paraId="56787419"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85DDCA"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C9A4C93" w14:textId="77777777" w:rsidR="00532305" w:rsidRDefault="00B533B7">
            <w:pPr>
              <w:spacing w:line="276" w:lineRule="auto"/>
              <w:ind w:firstLine="0"/>
            </w:pPr>
            <w:r>
              <w:rPr>
                <w:sz w:val="22"/>
              </w:rPr>
              <w:t>Evoluciona el CU-02. Permite a un usuario autenticarse dentro de una empresa, indicada por su slug, y obtener un token con la empresa y su rol.</w:t>
            </w:r>
          </w:p>
        </w:tc>
      </w:tr>
      <w:tr w:rsidR="00532305" w14:paraId="381BE513"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60AD4F9"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89931E4" w14:textId="77777777" w:rsidR="00532305" w:rsidRDefault="00B533B7">
            <w:pPr>
              <w:spacing w:line="276" w:lineRule="auto"/>
              <w:ind w:firstLine="0"/>
            </w:pPr>
            <w:r>
              <w:rPr>
                <w:sz w:val="22"/>
              </w:rPr>
              <w:t>Administrador de la empresa, encargado, cajero, cliente, proveedor y administrador de la plataforma</w:t>
            </w:r>
          </w:p>
        </w:tc>
      </w:tr>
      <w:tr w:rsidR="00532305" w14:paraId="54AC1075"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12FDD4D"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498CD1" w14:textId="77777777" w:rsidR="00532305" w:rsidRDefault="00B533B7">
            <w:pPr>
              <w:spacing w:line="276" w:lineRule="auto"/>
              <w:ind w:firstLine="0"/>
            </w:pPr>
            <w:r>
              <w:rPr>
                <w:sz w:val="22"/>
              </w:rPr>
              <w:t>El usuario</w:t>
            </w:r>
          </w:p>
        </w:tc>
      </w:tr>
      <w:tr w:rsidR="00532305" w14:paraId="78BAD9F2"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8002CDF"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9C65514" w14:textId="77777777" w:rsidR="00532305" w:rsidRDefault="00B533B7">
            <w:pPr>
              <w:spacing w:line="276" w:lineRule="auto"/>
              <w:ind w:firstLine="0"/>
            </w:pPr>
            <w:r>
              <w:rPr>
                <w:sz w:val="22"/>
              </w:rPr>
              <w:t>El usuario tiene una cuenta activa.</w:t>
            </w:r>
          </w:p>
        </w:tc>
      </w:tr>
      <w:tr w:rsidR="00532305" w14:paraId="352CFC2D"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3481885"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FE166AD" w14:textId="77777777" w:rsidR="00532305" w:rsidRDefault="00B533B7">
            <w:pPr>
              <w:spacing w:line="276" w:lineRule="auto"/>
              <w:ind w:firstLine="0"/>
            </w:pPr>
            <w:r>
              <w:rPr>
                <w:sz w:val="22"/>
              </w:rPr>
              <w:t>1. El usuario abre la pantalla de inicio de sesión e ingresa el slug de la empresa, su correo y su contraseña. En la tienda en línea el slug ya viene en la dirección.</w:t>
            </w:r>
            <w:r>
              <w:rPr>
                <w:sz w:val="22"/>
              </w:rPr>
              <w:br/>
              <w:t>2. El sistema busca la empresa por su slug.</w:t>
            </w:r>
            <w:r>
              <w:rPr>
                <w:sz w:val="22"/>
              </w:rPr>
              <w:br/>
              <w:t>3. El sistema verifica que la empresa tenga una suscripción vigente.</w:t>
            </w:r>
            <w:r>
              <w:rPr>
                <w:sz w:val="22"/>
              </w:rPr>
              <w:br/>
              <w:t>4. El sistema valida las credenciales del usuario dentro de esa empresa.</w:t>
            </w:r>
            <w:r>
              <w:rPr>
                <w:sz w:val="22"/>
              </w:rPr>
              <w:br/>
              <w:t>5. El sistema emite el token con el usuario, la empresa y el rol.</w:t>
            </w:r>
            <w:r>
              <w:rPr>
                <w:sz w:val="22"/>
              </w:rPr>
              <w:br/>
              <w:t>6. El sistema muestra el menú del rol con la marca de la empresa.</w:t>
            </w:r>
          </w:p>
        </w:tc>
      </w:tr>
      <w:tr w:rsidR="00532305" w14:paraId="19ECD1AE"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D3119B"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157372E" w14:textId="77777777" w:rsidR="00532305" w:rsidRDefault="00B533B7">
            <w:pPr>
              <w:spacing w:line="276" w:lineRule="auto"/>
              <w:ind w:firstLine="0"/>
            </w:pPr>
            <w:r>
              <w:rPr>
                <w:sz w:val="22"/>
              </w:rPr>
              <w:t>1a. Sin slug: solo puede entrar el administrador de la plataforma (RN-12).</w:t>
            </w:r>
            <w:r>
              <w:rPr>
                <w:sz w:val="22"/>
              </w:rPr>
              <w:br/>
              <w:t>2a. El slug no existe o la empresa está dada de baja: el sistema muestra «empresa no encontrada».</w:t>
            </w:r>
            <w:r>
              <w:rPr>
                <w:sz w:val="22"/>
              </w:rPr>
              <w:br/>
              <w:t>3a. Suscripción vencida o suspendida: el usuario entra en modo solo consulta (RN-03).</w:t>
            </w:r>
            <w:r>
              <w:rPr>
                <w:sz w:val="22"/>
              </w:rPr>
              <w:br/>
              <w:t>4a. Credenciales incorrectas: el sistema muestra el error sin decir cuál dato falló.</w:t>
            </w:r>
            <w:r>
              <w:rPr>
                <w:sz w:val="22"/>
              </w:rPr>
              <w:br/>
              <w:t>6a. Cerrar sesión: el sistema invalida el token.</w:t>
            </w:r>
          </w:p>
        </w:tc>
      </w:tr>
      <w:tr w:rsidR="00532305" w14:paraId="79F6E4A4"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D34BE41"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B73865F" w14:textId="77777777" w:rsidR="00532305" w:rsidRDefault="00B533B7">
            <w:pPr>
              <w:spacing w:line="276" w:lineRule="auto"/>
              <w:ind w:firstLine="0"/>
            </w:pPr>
            <w:r>
              <w:rPr>
                <w:sz w:val="22"/>
              </w:rPr>
              <w:t>El usuario tiene un token con la empresa como claim, y todas sus consultas quedan filtradas por Row Level Security.</w:t>
            </w:r>
          </w:p>
        </w:tc>
      </w:tr>
      <w:tr w:rsidR="00532305" w14:paraId="1D1148A0"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AE6AA2"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3D707D" w14:textId="77777777" w:rsidR="00532305" w:rsidRDefault="00B533B7">
            <w:pPr>
              <w:spacing w:line="276" w:lineRule="auto"/>
              <w:ind w:firstLine="0"/>
            </w:pPr>
            <w:r>
              <w:rPr>
                <w:sz w:val="22"/>
              </w:rPr>
              <w:t>RF-03 · RN-12, RN-13 · RNF01, RNF02</w:t>
            </w:r>
          </w:p>
        </w:tc>
      </w:tr>
    </w:tbl>
    <w:p w14:paraId="3B1BD41A" w14:textId="77777777" w:rsidR="00532305" w:rsidRDefault="00532305"/>
    <w:tbl>
      <w:tblPr>
        <w:tblW w:w="9782" w:type="dxa"/>
        <w:tblInd w:w="-434" w:type="dxa"/>
        <w:tblLook w:val="04A0" w:firstRow="1" w:lastRow="0" w:firstColumn="1" w:lastColumn="0" w:noHBand="0" w:noVBand="1"/>
      </w:tblPr>
      <w:tblGrid>
        <w:gridCol w:w="2300"/>
        <w:gridCol w:w="7482"/>
      </w:tblGrid>
      <w:tr w:rsidR="00532305" w14:paraId="4090738E"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5A4C934"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DC7AEFA" w14:textId="77777777" w:rsidR="00532305" w:rsidRDefault="00B533B7">
            <w:pPr>
              <w:spacing w:line="276" w:lineRule="auto"/>
              <w:ind w:firstLine="0"/>
            </w:pPr>
            <w:r>
              <w:rPr>
                <w:b/>
                <w:color w:val="EE0000"/>
                <w:sz w:val="22"/>
              </w:rPr>
              <w:t>CU-49 — Registrar cliente con cuenta única</w:t>
            </w:r>
          </w:p>
        </w:tc>
      </w:tr>
      <w:tr w:rsidR="00532305" w14:paraId="227B0133"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0ADD40C"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7AC9273" w14:textId="77777777" w:rsidR="00532305" w:rsidRDefault="00B533B7">
            <w:pPr>
              <w:spacing w:line="276" w:lineRule="auto"/>
              <w:ind w:firstLine="0"/>
            </w:pPr>
            <w:r>
              <w:rPr>
                <w:sz w:val="22"/>
              </w:rPr>
              <w:t>Evoluciona el CU-01. Permite a una persona crear una sola cuenta de cliente en la plataforma y usarla en las tiendas de varias empresas.</w:t>
            </w:r>
          </w:p>
        </w:tc>
      </w:tr>
      <w:tr w:rsidR="00532305" w14:paraId="0EB3959F"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E9C214"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C75278" w14:textId="77777777" w:rsidR="00532305" w:rsidRDefault="00B533B7">
            <w:pPr>
              <w:spacing w:line="276" w:lineRule="auto"/>
              <w:ind w:firstLine="0"/>
            </w:pPr>
            <w:r>
              <w:rPr>
                <w:sz w:val="22"/>
              </w:rPr>
              <w:t>Cliente</w:t>
            </w:r>
          </w:p>
        </w:tc>
      </w:tr>
      <w:tr w:rsidR="00532305" w14:paraId="60AE0634"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A7FA7F1"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E5A7E5A" w14:textId="77777777" w:rsidR="00532305" w:rsidRDefault="00B533B7">
            <w:pPr>
              <w:spacing w:line="276" w:lineRule="auto"/>
              <w:ind w:firstLine="0"/>
            </w:pPr>
            <w:r>
              <w:rPr>
                <w:sz w:val="22"/>
              </w:rPr>
              <w:t>Cliente</w:t>
            </w:r>
          </w:p>
        </w:tc>
      </w:tr>
      <w:tr w:rsidR="00532305" w14:paraId="59F475DA"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30EBFC"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2D9D605" w14:textId="77777777" w:rsidR="00532305" w:rsidRDefault="00B533B7">
            <w:pPr>
              <w:spacing w:line="276" w:lineRule="auto"/>
              <w:ind w:firstLine="0"/>
            </w:pPr>
            <w:r>
              <w:rPr>
                <w:sz w:val="22"/>
              </w:rPr>
              <w:t>La persona está en la tienda en línea de una empresa.</w:t>
            </w:r>
          </w:p>
        </w:tc>
      </w:tr>
      <w:tr w:rsidR="00532305" w14:paraId="4D087399"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25A0596"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29519B8" w14:textId="77777777" w:rsidR="00532305" w:rsidRDefault="00B533B7">
            <w:pPr>
              <w:spacing w:line="276" w:lineRule="auto"/>
              <w:ind w:firstLine="0"/>
            </w:pPr>
            <w:r>
              <w:rPr>
                <w:sz w:val="22"/>
              </w:rPr>
              <w:t>1. El cliente elige «Crear cuenta».</w:t>
            </w:r>
            <w:r>
              <w:rPr>
                <w:sz w:val="22"/>
              </w:rPr>
              <w:br/>
              <w:t>2. El sistema muestra el formulario de registro.</w:t>
            </w:r>
            <w:r>
              <w:rPr>
                <w:sz w:val="22"/>
              </w:rPr>
              <w:br/>
              <w:t>3. El cliente ingresa sus nombres, apellidos, correo y contraseña.</w:t>
            </w:r>
            <w:r>
              <w:rPr>
                <w:sz w:val="22"/>
              </w:rPr>
              <w:br/>
              <w:t>4. El sistema valida los datos y verifica que el correo no tenga cuenta en la plataforma.</w:t>
            </w:r>
            <w:r>
              <w:rPr>
                <w:sz w:val="22"/>
              </w:rPr>
              <w:br/>
              <w:t>5. El sistema crea la cuenta del cliente y la asocia a la empresa de la tienda.</w:t>
            </w:r>
            <w:r>
              <w:rPr>
                <w:sz w:val="22"/>
              </w:rPr>
              <w:br/>
              <w:t>6. El sistema inicia la sesión del cliente en esa empresa.</w:t>
            </w:r>
          </w:p>
        </w:tc>
      </w:tr>
      <w:tr w:rsidR="00532305" w14:paraId="27DA95E6"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847808F"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1BCED5" w14:textId="77777777" w:rsidR="00532305" w:rsidRDefault="00B533B7">
            <w:pPr>
              <w:spacing w:line="276" w:lineRule="auto"/>
              <w:ind w:firstLine="0"/>
            </w:pPr>
            <w:r>
              <w:rPr>
                <w:sz w:val="22"/>
              </w:rPr>
              <w:t>4a. Datos inválidos: el sistema señala cada campo y vuelve al paso 3.</w:t>
            </w:r>
            <w:r>
              <w:rPr>
                <w:sz w:val="22"/>
              </w:rPr>
              <w:br/>
            </w:r>
            <w:r>
              <w:rPr>
                <w:sz w:val="22"/>
              </w:rPr>
              <w:t>4b. El correo ya tiene cuenta, creada en otra empresa: el sistema ofrece iniciar sesión con ella y la asocia a esta empresa, sin duplicarla (RN-13).</w:t>
            </w:r>
          </w:p>
        </w:tc>
      </w:tr>
      <w:tr w:rsidR="00532305" w14:paraId="0BB3C54D"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B56E34"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651659B" w14:textId="77777777" w:rsidR="00532305" w:rsidRDefault="00B533B7">
            <w:pPr>
              <w:spacing w:line="276" w:lineRule="auto"/>
              <w:ind w:firstLine="0"/>
            </w:pPr>
            <w:r>
              <w:rPr>
                <w:sz w:val="22"/>
              </w:rPr>
              <w:t>Existe una sola cuenta para ese correo, asociada a la empresa de la tienda.</w:t>
            </w:r>
          </w:p>
        </w:tc>
      </w:tr>
      <w:tr w:rsidR="00532305" w14:paraId="4FA065BF"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AA4D439"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06E397D" w14:textId="77777777" w:rsidR="00532305" w:rsidRDefault="00B533B7">
            <w:pPr>
              <w:spacing w:line="276" w:lineRule="auto"/>
              <w:ind w:firstLine="0"/>
            </w:pPr>
            <w:r>
              <w:rPr>
                <w:sz w:val="22"/>
              </w:rPr>
              <w:t>RF-51 · RN-13</w:t>
            </w:r>
          </w:p>
        </w:tc>
      </w:tr>
    </w:tbl>
    <w:p w14:paraId="576C3B9C" w14:textId="77777777" w:rsidR="00532305" w:rsidRDefault="00532305"/>
    <w:tbl>
      <w:tblPr>
        <w:tblW w:w="9782" w:type="dxa"/>
        <w:tblInd w:w="-434" w:type="dxa"/>
        <w:tblLook w:val="04A0" w:firstRow="1" w:lastRow="0" w:firstColumn="1" w:lastColumn="0" w:noHBand="0" w:noVBand="1"/>
      </w:tblPr>
      <w:tblGrid>
        <w:gridCol w:w="2300"/>
        <w:gridCol w:w="7482"/>
      </w:tblGrid>
      <w:tr w:rsidR="00532305" w14:paraId="0F3E0DDA"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37A6BC"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8047D0B" w14:textId="77777777" w:rsidR="00532305" w:rsidRDefault="00B533B7">
            <w:pPr>
              <w:spacing w:line="276" w:lineRule="auto"/>
              <w:ind w:firstLine="0"/>
            </w:pPr>
            <w:r>
              <w:rPr>
                <w:b/>
                <w:color w:val="EE0000"/>
                <w:sz w:val="22"/>
              </w:rPr>
              <w:t>CU-50 — Gestionar usuarios de la empresa</w:t>
            </w:r>
          </w:p>
        </w:tc>
      </w:tr>
      <w:tr w:rsidR="00532305" w14:paraId="4DEEBBF2"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AA62B87"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3E0B0E3" w14:textId="77777777" w:rsidR="00532305" w:rsidRDefault="00B533B7">
            <w:pPr>
              <w:spacing w:line="276" w:lineRule="auto"/>
              <w:ind w:firstLine="0"/>
            </w:pPr>
            <w:r>
              <w:rPr>
                <w:sz w:val="22"/>
              </w:rPr>
              <w:t>Evoluciona el CU-03. Permite al administrador de la empresa crear, editar y desactivar los usuarios de su empresa, con su rol y su sucursal.</w:t>
            </w:r>
          </w:p>
        </w:tc>
      </w:tr>
      <w:tr w:rsidR="00532305" w14:paraId="77457171"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AAD17B1"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D72C6E7" w14:textId="77777777" w:rsidR="00532305" w:rsidRDefault="00B533B7">
            <w:pPr>
              <w:spacing w:line="276" w:lineRule="auto"/>
              <w:ind w:firstLine="0"/>
            </w:pPr>
            <w:r>
              <w:rPr>
                <w:sz w:val="22"/>
              </w:rPr>
              <w:t>Administrador de la empresa</w:t>
            </w:r>
          </w:p>
        </w:tc>
      </w:tr>
      <w:tr w:rsidR="00532305" w14:paraId="5B7467C3"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1E00F9"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18334A" w14:textId="77777777" w:rsidR="00532305" w:rsidRDefault="00B533B7">
            <w:pPr>
              <w:spacing w:line="276" w:lineRule="auto"/>
              <w:ind w:firstLine="0"/>
            </w:pPr>
            <w:r>
              <w:rPr>
                <w:sz w:val="22"/>
              </w:rPr>
              <w:t>Administrador de la empresa</w:t>
            </w:r>
          </w:p>
        </w:tc>
      </w:tr>
      <w:tr w:rsidR="00532305" w14:paraId="37F85F06"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BBD816E"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01B076A" w14:textId="77777777" w:rsidR="00532305" w:rsidRDefault="00B533B7">
            <w:pPr>
              <w:spacing w:line="276" w:lineRule="auto"/>
              <w:ind w:firstLine="0"/>
            </w:pPr>
            <w:r>
              <w:rPr>
                <w:sz w:val="22"/>
              </w:rPr>
              <w:t>El administrador inició sesión en su empresa.</w:t>
            </w:r>
          </w:p>
        </w:tc>
      </w:tr>
      <w:tr w:rsidR="00532305" w14:paraId="72522869"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E624A23"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BC2FC34" w14:textId="77777777" w:rsidR="00532305" w:rsidRDefault="00B533B7">
            <w:pPr>
              <w:spacing w:line="276" w:lineRule="auto"/>
              <w:ind w:firstLine="0"/>
            </w:pPr>
            <w:r>
              <w:rPr>
                <w:sz w:val="22"/>
              </w:rPr>
              <w:t>1. El administrador abre la lista de usuarios.</w:t>
            </w:r>
            <w:r>
              <w:rPr>
                <w:sz w:val="22"/>
              </w:rPr>
              <w:br/>
              <w:t>2. El sistema muestra solo los usuarios de su empresa.</w:t>
            </w:r>
            <w:r>
              <w:rPr>
                <w:sz w:val="22"/>
              </w:rPr>
              <w:br/>
              <w:t>3. El administrador elige «Nuevo usuario» e ingresa sus datos, su rol y su sucursal.</w:t>
            </w:r>
            <w:r>
              <w:rPr>
                <w:sz w:val="22"/>
              </w:rPr>
              <w:br/>
              <w:t>4. El sistema verifica el límite del plan (incluye el CU-47).</w:t>
            </w:r>
            <w:r>
              <w:rPr>
                <w:sz w:val="22"/>
              </w:rPr>
              <w:br/>
              <w:t>5. El sistema valida los datos y que la sucursal sea de la misma empresa.</w:t>
            </w:r>
            <w:r>
              <w:rPr>
                <w:sz w:val="22"/>
              </w:rPr>
              <w:br/>
            </w:r>
            <w:r>
              <w:rPr>
                <w:sz w:val="22"/>
              </w:rPr>
              <w:t>6. El sistema guarda el usuario con la empresa del token.</w:t>
            </w:r>
          </w:p>
        </w:tc>
      </w:tr>
      <w:tr w:rsidR="00532305" w14:paraId="47E7609E"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4E535F6"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853F4E8" w14:textId="77777777" w:rsidR="00532305" w:rsidRDefault="00B533B7">
            <w:pPr>
              <w:spacing w:line="276" w:lineRule="auto"/>
              <w:ind w:firstLine="0"/>
            </w:pPr>
            <w:r>
              <w:rPr>
                <w:sz w:val="22"/>
              </w:rPr>
              <w:t>3a. Editar o desactivar: el sistema guarda el cambio; un usuario desactivado no puede iniciar sesión.</w:t>
            </w:r>
            <w:r>
              <w:rPr>
                <w:sz w:val="22"/>
              </w:rPr>
              <w:br/>
              <w:t>4a. Límite alcanzado: el sistema rechaza la creación e informa el límite del plan.</w:t>
            </w:r>
            <w:r>
              <w:rPr>
                <w:sz w:val="22"/>
              </w:rPr>
              <w:br/>
              <w:t>5a. El rol de administrador de la plataforma no se puede asignar desde una empresa.</w:t>
            </w:r>
          </w:p>
        </w:tc>
      </w:tr>
      <w:tr w:rsidR="00532305" w14:paraId="77C71483"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2725C73"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517374" w14:textId="77777777" w:rsidR="00532305" w:rsidRDefault="00B533B7">
            <w:pPr>
              <w:spacing w:line="276" w:lineRule="auto"/>
              <w:ind w:firstLine="0"/>
            </w:pPr>
            <w:r>
              <w:rPr>
                <w:sz w:val="22"/>
              </w:rPr>
              <w:t>El usuario pertenece a la empresa y solo ve los datos de ella.</w:t>
            </w:r>
          </w:p>
        </w:tc>
      </w:tr>
      <w:tr w:rsidR="00532305" w14:paraId="6406B1F3"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6ACA98"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AEAFD5D" w14:textId="77777777" w:rsidR="00532305" w:rsidRDefault="00B533B7">
            <w:pPr>
              <w:spacing w:line="276" w:lineRule="auto"/>
              <w:ind w:firstLine="0"/>
            </w:pPr>
            <w:r>
              <w:rPr>
                <w:sz w:val="22"/>
              </w:rPr>
              <w:t>RF-03, RF-09 · RNF02</w:t>
            </w:r>
          </w:p>
        </w:tc>
      </w:tr>
    </w:tbl>
    <w:p w14:paraId="6FE596F5" w14:textId="77777777" w:rsidR="00532305" w:rsidRDefault="00532305"/>
    <w:tbl>
      <w:tblPr>
        <w:tblW w:w="9782" w:type="dxa"/>
        <w:tblInd w:w="-434" w:type="dxa"/>
        <w:tblLook w:val="04A0" w:firstRow="1" w:lastRow="0" w:firstColumn="1" w:lastColumn="0" w:noHBand="0" w:noVBand="1"/>
      </w:tblPr>
      <w:tblGrid>
        <w:gridCol w:w="2300"/>
        <w:gridCol w:w="7482"/>
      </w:tblGrid>
      <w:tr w:rsidR="00532305" w14:paraId="6402F100"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5DD337B"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20CE6E7" w14:textId="77777777" w:rsidR="00532305" w:rsidRDefault="00B533B7">
            <w:pPr>
              <w:spacing w:line="276" w:lineRule="auto"/>
              <w:ind w:firstLine="0"/>
            </w:pPr>
            <w:r>
              <w:rPr>
                <w:b/>
                <w:color w:val="EE0000"/>
                <w:sz w:val="22"/>
              </w:rPr>
              <w:t>CU-51 — Gestionar sucursales de la empresa</w:t>
            </w:r>
          </w:p>
        </w:tc>
      </w:tr>
      <w:tr w:rsidR="00532305" w14:paraId="6C0F2038"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FE478F8"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B01B87B" w14:textId="77777777" w:rsidR="00532305" w:rsidRDefault="00B533B7">
            <w:pPr>
              <w:spacing w:line="276" w:lineRule="auto"/>
              <w:ind w:firstLine="0"/>
            </w:pPr>
            <w:r>
              <w:rPr>
                <w:sz w:val="22"/>
              </w:rPr>
              <w:t>Evoluciona el CU-05. Permite al administrador de la empresa registrar, editar y desactivar sus sucursales, dentro del límite de su plan.</w:t>
            </w:r>
          </w:p>
        </w:tc>
      </w:tr>
      <w:tr w:rsidR="00532305" w14:paraId="4D280D26"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B5406DF"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1985CAD" w14:textId="77777777" w:rsidR="00532305" w:rsidRDefault="00B533B7">
            <w:pPr>
              <w:spacing w:line="276" w:lineRule="auto"/>
              <w:ind w:firstLine="0"/>
            </w:pPr>
            <w:r>
              <w:rPr>
                <w:sz w:val="22"/>
              </w:rPr>
              <w:t>Administrador de la empresa</w:t>
            </w:r>
          </w:p>
        </w:tc>
      </w:tr>
      <w:tr w:rsidR="00532305" w14:paraId="53FE8FAA"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48D3C68"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953194F" w14:textId="77777777" w:rsidR="00532305" w:rsidRDefault="00B533B7">
            <w:pPr>
              <w:spacing w:line="276" w:lineRule="auto"/>
              <w:ind w:firstLine="0"/>
            </w:pPr>
            <w:r>
              <w:rPr>
                <w:sz w:val="22"/>
              </w:rPr>
              <w:t>Administrador de la empresa</w:t>
            </w:r>
          </w:p>
        </w:tc>
      </w:tr>
      <w:tr w:rsidR="00532305" w14:paraId="09E3A583"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7DA4DCA"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E720D7" w14:textId="77777777" w:rsidR="00532305" w:rsidRDefault="00B533B7">
            <w:pPr>
              <w:spacing w:line="276" w:lineRule="auto"/>
              <w:ind w:firstLine="0"/>
            </w:pPr>
            <w:r>
              <w:rPr>
                <w:sz w:val="22"/>
              </w:rPr>
              <w:t>El administrador inició sesión en su empresa.</w:t>
            </w:r>
          </w:p>
        </w:tc>
      </w:tr>
      <w:tr w:rsidR="00532305" w14:paraId="499EC3BE"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D51380D"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E04408" w14:textId="77777777" w:rsidR="00532305" w:rsidRDefault="00B533B7">
            <w:pPr>
              <w:spacing w:line="276" w:lineRule="auto"/>
              <w:ind w:firstLine="0"/>
            </w:pPr>
            <w:r>
              <w:rPr>
                <w:sz w:val="22"/>
              </w:rPr>
              <w:t>1. El administrador abre la lista de sucursales.</w:t>
            </w:r>
            <w:r>
              <w:rPr>
                <w:sz w:val="22"/>
              </w:rPr>
              <w:br/>
              <w:t>2. El sistema muestra las sucursales de su empresa, con el uso del límite (por ejemplo, 2 de 2).</w:t>
            </w:r>
            <w:r>
              <w:rPr>
                <w:sz w:val="22"/>
              </w:rPr>
              <w:br/>
            </w:r>
            <w:r>
              <w:rPr>
                <w:sz w:val="22"/>
              </w:rPr>
              <w:t>3. El administrador elige «Nueva sucursal» e ingresa la ciudad, la dirección, el horario y la capacidad de vestidores.</w:t>
            </w:r>
            <w:r>
              <w:rPr>
                <w:sz w:val="22"/>
              </w:rPr>
              <w:br/>
              <w:t>4. El sistema verifica el límite de sucursales activas (incluye el CU-47).</w:t>
            </w:r>
            <w:r>
              <w:rPr>
                <w:sz w:val="22"/>
              </w:rPr>
              <w:br/>
              <w:t>5. El sistema valida los datos y guarda la sucursal en la empresa del token.</w:t>
            </w:r>
          </w:p>
        </w:tc>
      </w:tr>
      <w:tr w:rsidR="00532305" w14:paraId="2235BF85"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C82BE2"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C487178" w14:textId="77777777" w:rsidR="00532305" w:rsidRDefault="00B533B7">
            <w:pPr>
              <w:spacing w:line="276" w:lineRule="auto"/>
              <w:ind w:firstLine="0"/>
            </w:pPr>
            <w:r>
              <w:rPr>
                <w:sz w:val="22"/>
              </w:rPr>
              <w:t>3a. Editar: el sistema guarda los cambios.</w:t>
            </w:r>
            <w:r>
              <w:rPr>
                <w:sz w:val="22"/>
              </w:rPr>
              <w:br/>
              <w:t>3b. Desactivar: la sucursal deja de contar para el límite; no se borra su historia.</w:t>
            </w:r>
            <w:r>
              <w:rPr>
                <w:sz w:val="22"/>
              </w:rPr>
              <w:br/>
              <w:t>4a. Límite alcanzado: el sistema rechaza la creación y ofrece ver los planes.</w:t>
            </w:r>
          </w:p>
        </w:tc>
      </w:tr>
      <w:tr w:rsidR="00532305" w14:paraId="6EB46147"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3010A44"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9F387FA" w14:textId="77777777" w:rsidR="00532305" w:rsidRDefault="00B533B7">
            <w:pPr>
              <w:spacing w:line="276" w:lineRule="auto"/>
              <w:ind w:firstLine="0"/>
            </w:pPr>
            <w:r>
              <w:rPr>
                <w:sz w:val="22"/>
              </w:rPr>
              <w:t>La sucursal pertenece a una sola empresa.</w:t>
            </w:r>
          </w:p>
        </w:tc>
      </w:tr>
      <w:tr w:rsidR="00532305" w14:paraId="1566898C"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04E15F"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46C7A9" w14:textId="77777777" w:rsidR="00532305" w:rsidRDefault="00B533B7">
            <w:pPr>
              <w:spacing w:line="276" w:lineRule="auto"/>
              <w:ind w:firstLine="0"/>
            </w:pPr>
            <w:r>
              <w:rPr>
                <w:sz w:val="22"/>
              </w:rPr>
              <w:t>RF-03, RF-09 · RN-01, RN-04</w:t>
            </w:r>
          </w:p>
        </w:tc>
      </w:tr>
    </w:tbl>
    <w:p w14:paraId="19B769BF" w14:textId="77777777" w:rsidR="00532305" w:rsidRDefault="00532305"/>
    <w:tbl>
      <w:tblPr>
        <w:tblW w:w="9782" w:type="dxa"/>
        <w:tblInd w:w="-434" w:type="dxa"/>
        <w:tblLook w:val="04A0" w:firstRow="1" w:lastRow="0" w:firstColumn="1" w:lastColumn="0" w:noHBand="0" w:noVBand="1"/>
      </w:tblPr>
      <w:tblGrid>
        <w:gridCol w:w="2300"/>
        <w:gridCol w:w="7482"/>
      </w:tblGrid>
      <w:tr w:rsidR="00532305" w14:paraId="1A979254"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608C78"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F9A765" w14:textId="77777777" w:rsidR="00532305" w:rsidRDefault="00B533B7">
            <w:pPr>
              <w:spacing w:line="276" w:lineRule="auto"/>
              <w:ind w:firstLine="0"/>
            </w:pPr>
            <w:r>
              <w:rPr>
                <w:b/>
                <w:color w:val="EE0000"/>
                <w:sz w:val="22"/>
              </w:rPr>
              <w:t>CU-52 — Gestionar empleados de la empresa</w:t>
            </w:r>
          </w:p>
        </w:tc>
      </w:tr>
      <w:tr w:rsidR="00532305" w14:paraId="25C117E0"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3D562AD"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C376F98" w14:textId="77777777" w:rsidR="00532305" w:rsidRDefault="00B533B7">
            <w:pPr>
              <w:spacing w:line="276" w:lineRule="auto"/>
              <w:ind w:firstLine="0"/>
            </w:pPr>
            <w:r>
              <w:rPr>
                <w:sz w:val="22"/>
              </w:rPr>
              <w:t>Evoluciona el CU-06. Permite al administrador de la empresa registrar encargados y cajeros y asignarlos a una de sus sucursales, dentro del límite de su plan.</w:t>
            </w:r>
          </w:p>
        </w:tc>
      </w:tr>
      <w:tr w:rsidR="00532305" w14:paraId="44BEE2B5"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BBDB760"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830D742" w14:textId="77777777" w:rsidR="00532305" w:rsidRDefault="00B533B7">
            <w:pPr>
              <w:spacing w:line="276" w:lineRule="auto"/>
              <w:ind w:firstLine="0"/>
            </w:pPr>
            <w:r>
              <w:rPr>
                <w:sz w:val="22"/>
              </w:rPr>
              <w:t>Administrador de la empresa</w:t>
            </w:r>
          </w:p>
        </w:tc>
      </w:tr>
      <w:tr w:rsidR="00532305" w14:paraId="7AE71A72"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A0C0A86"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AFCAF89" w14:textId="77777777" w:rsidR="00532305" w:rsidRDefault="00B533B7">
            <w:pPr>
              <w:spacing w:line="276" w:lineRule="auto"/>
              <w:ind w:firstLine="0"/>
            </w:pPr>
            <w:r>
              <w:rPr>
                <w:sz w:val="22"/>
              </w:rPr>
              <w:t>Administrador de la empresa</w:t>
            </w:r>
          </w:p>
        </w:tc>
      </w:tr>
      <w:tr w:rsidR="00532305" w14:paraId="19EAF8EB"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EEE750A"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D0CAA37" w14:textId="77777777" w:rsidR="00532305" w:rsidRDefault="00B533B7">
            <w:pPr>
              <w:spacing w:line="276" w:lineRule="auto"/>
              <w:ind w:firstLine="0"/>
            </w:pPr>
            <w:r>
              <w:rPr>
                <w:sz w:val="22"/>
              </w:rPr>
              <w:t>El administrador inició sesión y la empresa tiene al menos una sucursal.</w:t>
            </w:r>
          </w:p>
        </w:tc>
      </w:tr>
      <w:tr w:rsidR="00532305" w14:paraId="674864A1"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65C0970"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3E3051F" w14:textId="77777777" w:rsidR="00532305" w:rsidRDefault="00B533B7">
            <w:pPr>
              <w:spacing w:line="276" w:lineRule="auto"/>
              <w:ind w:firstLine="0"/>
            </w:pPr>
            <w:r>
              <w:rPr>
                <w:sz w:val="22"/>
              </w:rPr>
              <w:t>1. El administrador abre la lista de empleados.</w:t>
            </w:r>
            <w:r>
              <w:rPr>
                <w:sz w:val="22"/>
              </w:rPr>
              <w:br/>
              <w:t>2. El sistema muestra los empleados de su empresa y el uso del límite.</w:t>
            </w:r>
            <w:r>
              <w:rPr>
                <w:sz w:val="22"/>
              </w:rPr>
              <w:br/>
              <w:t>3. El administrador ingresa los datos del empleado, su cargo y su sucursal.</w:t>
            </w:r>
            <w:r>
              <w:rPr>
                <w:sz w:val="22"/>
              </w:rPr>
              <w:br/>
              <w:t>4. El sistema verifica el límite de empleados activos (incluye el CU-47).</w:t>
            </w:r>
            <w:r>
              <w:rPr>
                <w:sz w:val="22"/>
              </w:rPr>
              <w:br/>
              <w:t>5. El sistema valida que la sucursal sea de la misma empresa y guarda al empleado con su usuario.</w:t>
            </w:r>
          </w:p>
        </w:tc>
      </w:tr>
      <w:tr w:rsidR="00532305" w14:paraId="0C8D5D8F"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F4963C1"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D84D934" w14:textId="77777777" w:rsidR="00532305" w:rsidRDefault="00B533B7">
            <w:pPr>
              <w:spacing w:line="276" w:lineRule="auto"/>
              <w:ind w:firstLine="0"/>
            </w:pPr>
            <w:r>
              <w:rPr>
                <w:sz w:val="22"/>
              </w:rPr>
              <w:t>3a. Editar o desactivar: el sistema guarda el cambio; un empleado desactivado deja de contar para el límite.</w:t>
            </w:r>
            <w:r>
              <w:rPr>
                <w:sz w:val="22"/>
              </w:rPr>
              <w:br/>
              <w:t>4a. Límite alcanzado: el sistema rechaza el registro e informa el límite.</w:t>
            </w:r>
          </w:p>
        </w:tc>
      </w:tr>
      <w:tr w:rsidR="00532305" w14:paraId="5D15E803"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64AFD3C"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5E1A8D0" w14:textId="77777777" w:rsidR="00532305" w:rsidRDefault="00B533B7">
            <w:pPr>
              <w:spacing w:line="276" w:lineRule="auto"/>
              <w:ind w:firstLine="0"/>
            </w:pPr>
            <w:r>
              <w:rPr>
                <w:sz w:val="22"/>
              </w:rPr>
              <w:t>El empleado queda asignado a una sucursal de su empresa.</w:t>
            </w:r>
          </w:p>
        </w:tc>
      </w:tr>
      <w:tr w:rsidR="00532305" w14:paraId="5438A16E"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C729AA0"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A2B64E" w14:textId="77777777" w:rsidR="00532305" w:rsidRDefault="00B533B7">
            <w:pPr>
              <w:spacing w:line="276" w:lineRule="auto"/>
              <w:ind w:firstLine="0"/>
            </w:pPr>
            <w:r>
              <w:rPr>
                <w:sz w:val="22"/>
              </w:rPr>
              <w:t>RF-09 · RN-04</w:t>
            </w:r>
          </w:p>
        </w:tc>
      </w:tr>
    </w:tbl>
    <w:p w14:paraId="1B95E3A9" w14:textId="77777777" w:rsidR="00532305" w:rsidRDefault="00532305"/>
    <w:tbl>
      <w:tblPr>
        <w:tblW w:w="9782" w:type="dxa"/>
        <w:tblInd w:w="-434" w:type="dxa"/>
        <w:tblLook w:val="04A0" w:firstRow="1" w:lastRow="0" w:firstColumn="1" w:lastColumn="0" w:noHBand="0" w:noVBand="1"/>
      </w:tblPr>
      <w:tblGrid>
        <w:gridCol w:w="2300"/>
        <w:gridCol w:w="7482"/>
      </w:tblGrid>
      <w:tr w:rsidR="00532305" w14:paraId="2DD3FF3A"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04B970B"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EEE7A3B" w14:textId="77777777" w:rsidR="00532305" w:rsidRDefault="00B533B7">
            <w:pPr>
              <w:spacing w:line="276" w:lineRule="auto"/>
              <w:ind w:firstLine="0"/>
            </w:pPr>
            <w:r>
              <w:rPr>
                <w:b/>
                <w:color w:val="EE0000"/>
                <w:sz w:val="22"/>
              </w:rPr>
              <w:t>CU-53 — Contratar un plan desde la web</w:t>
            </w:r>
          </w:p>
        </w:tc>
      </w:tr>
      <w:tr w:rsidR="00532305" w14:paraId="26791105"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F32D16"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41576BD" w14:textId="77777777" w:rsidR="00532305" w:rsidRDefault="00B533B7">
            <w:pPr>
              <w:spacing w:line="276" w:lineRule="auto"/>
              <w:ind w:firstLine="0"/>
            </w:pPr>
            <w:r>
              <w:rPr>
                <w:sz w:val="22"/>
              </w:rPr>
              <w:t>Aporte propio. Permite a una empresa interesada elegir un plan, dar de alta su empresa y obtener su acceso, con el cobro simulado.</w:t>
            </w:r>
          </w:p>
        </w:tc>
      </w:tr>
      <w:tr w:rsidR="00532305" w14:paraId="6D2DB1BD"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D8EB6ED"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70C47DD" w14:textId="77777777" w:rsidR="00532305" w:rsidRDefault="00B533B7">
            <w:pPr>
              <w:spacing w:line="276" w:lineRule="auto"/>
              <w:ind w:firstLine="0"/>
            </w:pPr>
            <w:r>
              <w:rPr>
                <w:sz w:val="22"/>
              </w:rPr>
              <w:t>Empresa interesada</w:t>
            </w:r>
          </w:p>
        </w:tc>
      </w:tr>
      <w:tr w:rsidR="00532305" w14:paraId="0EC01BEE"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D08924E"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CE16A84" w14:textId="77777777" w:rsidR="00532305" w:rsidRDefault="00B533B7">
            <w:pPr>
              <w:spacing w:line="276" w:lineRule="auto"/>
              <w:ind w:firstLine="0"/>
            </w:pPr>
            <w:r>
              <w:rPr>
                <w:sz w:val="22"/>
              </w:rPr>
              <w:t>Empresa interesada</w:t>
            </w:r>
          </w:p>
        </w:tc>
      </w:tr>
      <w:tr w:rsidR="00532305" w14:paraId="65E8A146"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FC21FE"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5B117BE" w14:textId="77777777" w:rsidR="00532305" w:rsidRDefault="00B533B7">
            <w:pPr>
              <w:spacing w:line="276" w:lineRule="auto"/>
              <w:ind w:firstLine="0"/>
            </w:pPr>
            <w:r>
              <w:rPr>
                <w:sz w:val="22"/>
              </w:rPr>
              <w:t>Ninguna.</w:t>
            </w:r>
          </w:p>
        </w:tc>
      </w:tr>
      <w:tr w:rsidR="00532305" w14:paraId="1A9FA6DB"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87FDEAF"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C8EBAC3" w14:textId="77777777" w:rsidR="00532305" w:rsidRDefault="00B533B7">
            <w:pPr>
              <w:spacing w:line="276" w:lineRule="auto"/>
              <w:ind w:firstLine="0"/>
            </w:pPr>
            <w:r>
              <w:rPr>
                <w:sz w:val="22"/>
              </w:rPr>
              <w:t>1. La empresa interesada abre la página de planes.</w:t>
            </w:r>
            <w:r>
              <w:rPr>
                <w:sz w:val="22"/>
              </w:rPr>
              <w:br/>
              <w:t>2. El sistema muestra los tres planes con su precio y sus funciones.</w:t>
            </w:r>
            <w:r>
              <w:rPr>
                <w:sz w:val="22"/>
              </w:rPr>
              <w:br/>
              <w:t>3. La empresa elige un plan.</w:t>
            </w:r>
            <w:r>
              <w:rPr>
                <w:sz w:val="22"/>
              </w:rPr>
              <w:br/>
              <w:t>4. La empresa ingresa sus datos, el slug que desea y los datos de su administrador.</w:t>
            </w:r>
            <w:r>
              <w:rPr>
                <w:sz w:val="22"/>
              </w:rPr>
              <w:br/>
              <w:t>5. El sistema valida los datos y verifica que el slug esté libre.</w:t>
            </w:r>
            <w:r>
              <w:rPr>
                <w:sz w:val="22"/>
              </w:rPr>
              <w:br/>
              <w:t>6. El sistema simula el pago y muestra el comprobante.</w:t>
            </w:r>
            <w:r>
              <w:rPr>
                <w:sz w:val="22"/>
              </w:rPr>
              <w:br/>
            </w:r>
            <w:r>
              <w:rPr>
                <w:sz w:val="22"/>
              </w:rPr>
              <w:t>7. El sistema crea la empresa, su suscripción, su sucursal principal y su administrador, igual que en el paso 5 del CU-43.</w:t>
            </w:r>
            <w:r>
              <w:rPr>
                <w:sz w:val="22"/>
              </w:rPr>
              <w:br/>
              <w:t>8. El sistema envía el correo de bienvenida y lleva al inicio de sesión con el slug.</w:t>
            </w:r>
          </w:p>
        </w:tc>
      </w:tr>
      <w:tr w:rsidR="00532305" w14:paraId="57027907"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9D0D521"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B8D4E52" w14:textId="77777777" w:rsidR="00532305" w:rsidRDefault="00B533B7">
            <w:pPr>
              <w:spacing w:line="276" w:lineRule="auto"/>
              <w:ind w:firstLine="0"/>
            </w:pPr>
            <w:r>
              <w:rPr>
                <w:sz w:val="22"/>
              </w:rPr>
              <w:t>5a. Slug ocupado: el sistema sugiere otros disponibles.</w:t>
            </w:r>
            <w:r>
              <w:rPr>
                <w:sz w:val="22"/>
              </w:rPr>
              <w:br/>
              <w:t>6a. Pago simulado rechazado: no se crea nada.</w:t>
            </w:r>
          </w:p>
        </w:tc>
      </w:tr>
      <w:tr w:rsidR="00532305" w14:paraId="298FE220"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4E9E833"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C7D9A28" w14:textId="77777777" w:rsidR="00532305" w:rsidRDefault="00B533B7">
            <w:pPr>
              <w:spacing w:line="276" w:lineRule="auto"/>
              <w:ind w:firstLine="0"/>
            </w:pPr>
            <w:r>
              <w:rPr>
                <w:sz w:val="22"/>
              </w:rPr>
              <w:t>La empresa queda registrada con su plan y su administrador.</w:t>
            </w:r>
          </w:p>
        </w:tc>
      </w:tr>
      <w:tr w:rsidR="00532305" w14:paraId="51E2B7BB"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E2A731"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534B3CF" w14:textId="77777777" w:rsidR="00532305" w:rsidRDefault="00B533B7">
            <w:pPr>
              <w:spacing w:line="276" w:lineRule="auto"/>
              <w:ind w:firstLine="0"/>
            </w:pPr>
            <w:r>
              <w:rPr>
                <w:sz w:val="22"/>
              </w:rPr>
              <w:t>RF-47, RF-01, RF-02, RF-05 · RN-14</w:t>
            </w:r>
          </w:p>
        </w:tc>
      </w:tr>
    </w:tbl>
    <w:p w14:paraId="01AF6F3B" w14:textId="77777777" w:rsidR="00532305" w:rsidRDefault="00532305"/>
    <w:tbl>
      <w:tblPr>
        <w:tblW w:w="9782" w:type="dxa"/>
        <w:tblInd w:w="-434" w:type="dxa"/>
        <w:tblLook w:val="04A0" w:firstRow="1" w:lastRow="0" w:firstColumn="1" w:lastColumn="0" w:noHBand="0" w:noVBand="1"/>
      </w:tblPr>
      <w:tblGrid>
        <w:gridCol w:w="2300"/>
        <w:gridCol w:w="7482"/>
      </w:tblGrid>
      <w:tr w:rsidR="00532305" w14:paraId="7B184FD2"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4AEC4C"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F57EC7D" w14:textId="77777777" w:rsidR="00532305" w:rsidRDefault="00B533B7">
            <w:pPr>
              <w:spacing w:line="276" w:lineRule="auto"/>
              <w:ind w:firstLine="0"/>
            </w:pPr>
            <w:r>
              <w:rPr>
                <w:b/>
                <w:color w:val="EE0000"/>
                <w:sz w:val="22"/>
              </w:rPr>
              <w:t>CU-54 — Personalizar la tienda de la empresa</w:t>
            </w:r>
          </w:p>
        </w:tc>
      </w:tr>
      <w:tr w:rsidR="00532305" w14:paraId="7639BDF1"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BB3860"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F6EBC47" w14:textId="77777777" w:rsidR="00532305" w:rsidRDefault="00B533B7">
            <w:pPr>
              <w:spacing w:line="276" w:lineRule="auto"/>
              <w:ind w:firstLine="0"/>
            </w:pPr>
            <w:r>
              <w:rPr>
                <w:sz w:val="22"/>
              </w:rPr>
              <w:t>Aporte propio. Permite al administrador de la empresa poner su logo y sus colores en la tienda en línea.</w:t>
            </w:r>
          </w:p>
        </w:tc>
      </w:tr>
      <w:tr w:rsidR="00532305" w14:paraId="10DF9BE1"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038B1B3"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A05F047" w14:textId="77777777" w:rsidR="00532305" w:rsidRDefault="00B533B7">
            <w:pPr>
              <w:spacing w:line="276" w:lineRule="auto"/>
              <w:ind w:firstLine="0"/>
            </w:pPr>
            <w:r>
              <w:rPr>
                <w:sz w:val="22"/>
              </w:rPr>
              <w:t>Administrador de la empresa</w:t>
            </w:r>
          </w:p>
        </w:tc>
      </w:tr>
      <w:tr w:rsidR="00532305" w14:paraId="1111EFB6"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D6BB02C"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75272FB" w14:textId="77777777" w:rsidR="00532305" w:rsidRDefault="00B533B7">
            <w:pPr>
              <w:spacing w:line="276" w:lineRule="auto"/>
              <w:ind w:firstLine="0"/>
            </w:pPr>
            <w:r>
              <w:rPr>
                <w:sz w:val="22"/>
              </w:rPr>
              <w:t>Administrador de la empresa</w:t>
            </w:r>
          </w:p>
        </w:tc>
      </w:tr>
      <w:tr w:rsidR="00532305" w14:paraId="69B2B888"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825DB80"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F62BB27" w14:textId="77777777" w:rsidR="00532305" w:rsidRDefault="00B533B7">
            <w:pPr>
              <w:spacing w:line="276" w:lineRule="auto"/>
              <w:ind w:firstLine="0"/>
            </w:pPr>
            <w:r>
              <w:rPr>
                <w:sz w:val="22"/>
              </w:rPr>
              <w:t>El administrador inició sesión y su plan incluye la función.</w:t>
            </w:r>
          </w:p>
        </w:tc>
      </w:tr>
      <w:tr w:rsidR="00532305" w14:paraId="4CB4504F"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85E32CB"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CF531D" w14:textId="77777777" w:rsidR="00532305" w:rsidRDefault="00B533B7">
            <w:pPr>
              <w:spacing w:line="276" w:lineRule="auto"/>
              <w:ind w:firstLine="0"/>
            </w:pPr>
            <w:r>
              <w:rPr>
                <w:sz w:val="22"/>
              </w:rPr>
              <w:t>1. El administrador abre «Mi tienda».</w:t>
            </w:r>
            <w:r>
              <w:rPr>
                <w:sz w:val="22"/>
              </w:rPr>
              <w:br/>
              <w:t>2. El sistema muestra el logo y los colores actuales con una vista previa.</w:t>
            </w:r>
            <w:r>
              <w:rPr>
                <w:sz w:val="22"/>
              </w:rPr>
              <w:br/>
            </w:r>
            <w:r>
              <w:rPr>
                <w:sz w:val="22"/>
              </w:rPr>
              <w:t>3. El administrador sube el logo y elige el color principal y el secundario.</w:t>
            </w:r>
            <w:r>
              <w:rPr>
                <w:sz w:val="22"/>
              </w:rPr>
              <w:br/>
              <w:t>4. El sistema valida el formato y el tamaño del logo.</w:t>
            </w:r>
            <w:r>
              <w:rPr>
                <w:sz w:val="22"/>
              </w:rPr>
              <w:br/>
              <w:t>5. El sistema guarda la marca; la tienda en línea y la PWA la muestran.</w:t>
            </w:r>
          </w:p>
        </w:tc>
      </w:tr>
      <w:tr w:rsidR="00532305" w14:paraId="569411F0"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79B932"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4C28C7B" w14:textId="77777777" w:rsidR="00532305" w:rsidRDefault="00B533B7">
            <w:pPr>
              <w:spacing w:line="276" w:lineRule="auto"/>
              <w:ind w:firstLine="0"/>
            </w:pPr>
            <w:r>
              <w:rPr>
                <w:sz w:val="22"/>
              </w:rPr>
              <w:t>1a. El plan no incluye la función: el sistema la muestra como no incluida y ofrece ver los planes (CU-47).</w:t>
            </w:r>
            <w:r>
              <w:rPr>
                <w:sz w:val="22"/>
              </w:rPr>
              <w:br/>
              <w:t>4a. Imagen inválida: el sistema la rechaza y vuelve al paso 3.</w:t>
            </w:r>
          </w:p>
        </w:tc>
      </w:tr>
      <w:tr w:rsidR="00532305" w14:paraId="741EEFEE"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9811A6E"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DF9333" w14:textId="77777777" w:rsidR="00532305" w:rsidRDefault="00B533B7">
            <w:pPr>
              <w:spacing w:line="276" w:lineRule="auto"/>
              <w:ind w:firstLine="0"/>
            </w:pPr>
            <w:r>
              <w:rPr>
                <w:sz w:val="22"/>
              </w:rPr>
              <w:t>La tienda de la empresa muestra su marca.</w:t>
            </w:r>
          </w:p>
        </w:tc>
      </w:tr>
      <w:tr w:rsidR="00532305" w14:paraId="037E32E7"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1E76695"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5575C57" w14:textId="77777777" w:rsidR="00532305" w:rsidRDefault="00B533B7">
            <w:pPr>
              <w:spacing w:line="276" w:lineRule="auto"/>
              <w:ind w:firstLine="0"/>
            </w:pPr>
            <w:r>
              <w:rPr>
                <w:sz w:val="22"/>
              </w:rPr>
              <w:t>RF-46</w:t>
            </w:r>
          </w:p>
        </w:tc>
      </w:tr>
    </w:tbl>
    <w:p w14:paraId="1B736B5D" w14:textId="77777777" w:rsidR="00532305" w:rsidRDefault="00532305"/>
    <w:p w14:paraId="35EA7F0A" w14:textId="77777777" w:rsidR="00532305" w:rsidRDefault="00B533B7">
      <w:pPr>
        <w:pStyle w:val="Titulo2"/>
      </w:pPr>
      <w:bookmarkStart w:id="25" w:name="_Toc243368911"/>
      <w:r>
        <w:t>2.6.2. Ciclo 2</w:t>
      </w:r>
      <w:bookmarkEnd w:id="25"/>
    </w:p>
    <w:p w14:paraId="00187B94" w14:textId="77777777" w:rsidR="00532305" w:rsidRDefault="00B533B7">
      <w:pPr>
        <w:spacing w:line="276" w:lineRule="auto"/>
        <w:jc w:val="both"/>
      </w:pPr>
      <w:r>
        <w:rPr>
          <w:i/>
          <w:highlight w:val="yellow"/>
        </w:rPr>
        <w:t>[Pendiente] Fichas del CU-55 al CU-66. Se escriben al empezar el Ciclo 2 (lun 26/10).</w:t>
      </w:r>
    </w:p>
    <w:p w14:paraId="4649812E" w14:textId="77777777" w:rsidR="00532305" w:rsidRDefault="00B533B7">
      <w:pPr>
        <w:pStyle w:val="Titulo2"/>
      </w:pPr>
      <w:bookmarkStart w:id="26" w:name="_Toc243368912"/>
      <w:r>
        <w:t>2.6.3. Ciclo 3</w:t>
      </w:r>
      <w:bookmarkEnd w:id="26"/>
    </w:p>
    <w:p w14:paraId="0CEDA632" w14:textId="77777777" w:rsidR="00532305" w:rsidRDefault="00B533B7">
      <w:pPr>
        <w:spacing w:line="276" w:lineRule="auto"/>
        <w:jc w:val="both"/>
      </w:pPr>
      <w:r>
        <w:rPr>
          <w:i/>
          <w:highlight w:val="yellow"/>
        </w:rPr>
        <w:t>[Pendiente] Fichas del CU-67 al CU-77. Se escriben al empezar el Ciclo 3 (lun 02/11).</w:t>
      </w:r>
    </w:p>
    <w:p w14:paraId="140D7D2C" w14:textId="77777777" w:rsidR="00532305" w:rsidRDefault="00B533B7">
      <w:r>
        <w:br w:type="page"/>
      </w:r>
    </w:p>
    <w:p w14:paraId="6487AC84" w14:textId="77777777" w:rsidR="00532305" w:rsidRDefault="00B533B7">
      <w:pPr>
        <w:pStyle w:val="CAPITULO"/>
      </w:pPr>
      <w:bookmarkStart w:id="27" w:name="_Toc243368913"/>
      <w:r>
        <w:t>CAPÍTULO III. ANÁLISIS Y DISEÑO CON ICONIX</w:t>
      </w:r>
      <w:bookmarkEnd w:id="27"/>
    </w:p>
    <w:p w14:paraId="43F2323F" w14:textId="77777777" w:rsidR="00532305" w:rsidRDefault="00B533B7">
      <w:pPr>
        <w:pStyle w:val="Titulo11"/>
      </w:pPr>
      <w:bookmarkStart w:id="28" w:name="_Toc243368914"/>
      <w:r>
        <w:t>3.1. Modelo de dominio</w:t>
      </w:r>
      <w:bookmarkEnd w:id="28"/>
    </w:p>
    <w:p w14:paraId="3D7E831D" w14:textId="77777777" w:rsidR="00532305" w:rsidRDefault="00B533B7">
      <w:pPr>
        <w:spacing w:line="276" w:lineRule="auto"/>
        <w:jc w:val="both"/>
      </w:pPr>
      <w:r>
        <w:rPr>
          <w:i/>
          <w:highlight w:val="yellow"/>
        </w:rPr>
        <w:t>[Pendiente] Entidades nuevas (plataforma, empresa, plan, suscripción, operación de sincronización, traspaso, nota de devolución) y su relación con las del primer parcial.</w:t>
      </w:r>
    </w:p>
    <w:p w14:paraId="3978BC6A" w14:textId="77777777" w:rsidR="00532305" w:rsidRDefault="00B533B7">
      <w:pPr>
        <w:pStyle w:val="Titulo11"/>
      </w:pPr>
      <w:bookmarkStart w:id="29" w:name="_Toc243368915"/>
      <w:r>
        <w:t>3.2. Diagramas de robustez</w:t>
      </w:r>
      <w:bookmarkEnd w:id="29"/>
    </w:p>
    <w:p w14:paraId="67E0EFEB" w14:textId="77777777" w:rsidR="00532305" w:rsidRDefault="00B533B7">
      <w:pPr>
        <w:spacing w:line="276" w:lineRule="auto"/>
        <w:jc w:val="both"/>
      </w:pPr>
      <w:r>
        <w:rPr>
          <w:i/>
          <w:highlight w:val="yellow"/>
        </w:rPr>
        <w:t>[Pendiente] Uno por caso de uso nuevo o modificado. Se dibujan sobre el código terminado.</w:t>
      </w:r>
    </w:p>
    <w:p w14:paraId="3B60FA2A" w14:textId="77777777" w:rsidR="00532305" w:rsidRDefault="00B533B7">
      <w:pPr>
        <w:pStyle w:val="Titulo11"/>
      </w:pPr>
      <w:bookmarkStart w:id="30" w:name="_Toc243368916"/>
      <w:r>
        <w:t>3.3. Diagramas de secuencia UML</w:t>
      </w:r>
      <w:bookmarkEnd w:id="30"/>
    </w:p>
    <w:p w14:paraId="1269F766" w14:textId="77777777" w:rsidR="00532305" w:rsidRDefault="00B533B7">
      <w:pPr>
        <w:spacing w:line="276" w:lineRule="auto"/>
        <w:jc w:val="both"/>
      </w:pPr>
      <w:r>
        <w:rPr>
          <w:i/>
          <w:highlight w:val="yellow"/>
        </w:rPr>
        <w:t>[Pendiente] Uno por caso de uso nuevo o modificado, derivado de su ficha.</w:t>
      </w:r>
    </w:p>
    <w:p w14:paraId="0644CB3E" w14:textId="77777777" w:rsidR="00532305" w:rsidRDefault="00B533B7">
      <w:pPr>
        <w:pStyle w:val="Titulo11"/>
      </w:pPr>
      <w:bookmarkStart w:id="31" w:name="_Toc243368917"/>
      <w:r>
        <w:t>3.4. Diagrama de clases UML</w:t>
      </w:r>
      <w:bookmarkEnd w:id="31"/>
    </w:p>
    <w:p w14:paraId="1835AC11" w14:textId="77777777" w:rsidR="00532305" w:rsidRDefault="00B533B7">
      <w:pPr>
        <w:spacing w:line="276" w:lineRule="auto"/>
        <w:jc w:val="both"/>
      </w:pPr>
      <w:r>
        <w:rPr>
          <w:i/>
          <w:highlight w:val="yellow"/>
        </w:rPr>
        <w:t>[Pendiente] Diagrama de clases refinado tras la robustez y la secuencia.</w:t>
      </w:r>
    </w:p>
    <w:p w14:paraId="5E16D7E6" w14:textId="77777777" w:rsidR="00532305" w:rsidRDefault="00B533B7">
      <w:pPr>
        <w:pStyle w:val="Titulo11"/>
      </w:pPr>
      <w:bookmarkStart w:id="32" w:name="_Toc243368918"/>
      <w:r>
        <w:t>3.5. Diseño de la base de datos</w:t>
      </w:r>
      <w:bookmarkEnd w:id="32"/>
    </w:p>
    <w:p w14:paraId="2D657696" w14:textId="77777777" w:rsidR="00532305" w:rsidRDefault="00B533B7">
      <w:pPr>
        <w:spacing w:line="276" w:lineRule="auto"/>
        <w:jc w:val="both"/>
      </w:pPr>
      <w:r>
        <w:rPr>
          <w:i/>
          <w:highlight w:val="yellow"/>
        </w:rPr>
        <w:t>[Pendiente] Tablas nuevas, columna de empresa en las tablas del tenant y políticas de Row Level Security.</w:t>
      </w:r>
    </w:p>
    <w:p w14:paraId="28831EC7" w14:textId="77777777" w:rsidR="00532305" w:rsidRDefault="00B533B7">
      <w:pPr>
        <w:pStyle w:val="Titulo11"/>
      </w:pPr>
      <w:bookmarkStart w:id="33" w:name="_Toc243368919"/>
      <w:r>
        <w:t>3.6. Diseño de interfaces de usuario</w:t>
      </w:r>
      <w:bookmarkEnd w:id="33"/>
    </w:p>
    <w:p w14:paraId="49407A4E" w14:textId="77777777" w:rsidR="00532305" w:rsidRDefault="00B533B7">
      <w:pPr>
        <w:spacing w:line="276" w:lineRule="auto"/>
        <w:jc w:val="both"/>
      </w:pPr>
      <w:r>
        <w:rPr>
          <w:i/>
          <w:highlight w:val="yellow"/>
        </w:rPr>
        <w:t>[Pendiente] Pantallas nuevas: administración de la plataforma, plan y suscripción, estado de sincronización, reportes con IA y dashboard analítico.</w:t>
      </w:r>
    </w:p>
    <w:p w14:paraId="49A0DD26" w14:textId="77777777" w:rsidR="00532305" w:rsidRDefault="00B533B7">
      <w:r>
        <w:br w:type="page"/>
      </w:r>
    </w:p>
    <w:p w14:paraId="3B50DA57" w14:textId="77777777" w:rsidR="00532305" w:rsidRDefault="00B533B7">
      <w:pPr>
        <w:pStyle w:val="CAPITULO"/>
      </w:pPr>
      <w:bookmarkStart w:id="34" w:name="_Toc243368920"/>
      <w:r>
        <w:t>CAPÍTULO IV. DESARROLLO E IMPLEMENTACIÓN</w:t>
      </w:r>
      <w:bookmarkEnd w:id="34"/>
    </w:p>
    <w:p w14:paraId="27D505C9" w14:textId="77777777" w:rsidR="00532305" w:rsidRDefault="00B533B7">
      <w:pPr>
        <w:pStyle w:val="Titulo11"/>
      </w:pPr>
      <w:bookmarkStart w:id="35" w:name="_Toc243368921"/>
      <w:r>
        <w:t>4.1. Herramientas y tecnologías utilizadas</w:t>
      </w:r>
      <w:bookmarkEnd w:id="35"/>
    </w:p>
    <w:p w14:paraId="324BC31E" w14:textId="77777777" w:rsidR="00532305" w:rsidRDefault="00B533B7">
      <w:pPr>
        <w:spacing w:line="276" w:lineRule="auto"/>
        <w:jc w:val="both"/>
      </w:pPr>
      <w:r>
        <w:t>Se mantienen las tecnologías del primer parcial, que coinciden con las obligatorias del enunciado, y se suman las que piden la PWA, el móvil offline y los reportes con IA.</w:t>
      </w:r>
    </w:p>
    <w:tbl>
      <w:tblPr>
        <w:tblW w:w="9782" w:type="dxa"/>
        <w:tblInd w:w="-434" w:type="dxa"/>
        <w:tblLook w:val="04A0" w:firstRow="1" w:lastRow="0" w:firstColumn="1" w:lastColumn="0" w:noHBand="0" w:noVBand="1"/>
      </w:tblPr>
      <w:tblGrid>
        <w:gridCol w:w="2200"/>
        <w:gridCol w:w="3000"/>
        <w:gridCol w:w="4582"/>
      </w:tblGrid>
      <w:tr w:rsidR="00532305" w14:paraId="235FE81A" w14:textId="77777777">
        <w:trPr>
          <w:tblHeader/>
        </w:trPr>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F891A3C" w14:textId="77777777" w:rsidR="00532305" w:rsidRDefault="00B533B7">
            <w:pPr>
              <w:spacing w:line="276" w:lineRule="auto"/>
              <w:ind w:firstLine="0"/>
            </w:pPr>
            <w:r>
              <w:rPr>
                <w:b/>
                <w:color w:val="EE0000"/>
                <w:sz w:val="22"/>
              </w:rPr>
              <w:t>Componente</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9C03C72" w14:textId="77777777" w:rsidR="00532305" w:rsidRDefault="00B533B7">
            <w:pPr>
              <w:spacing w:line="276" w:lineRule="auto"/>
              <w:ind w:firstLine="0"/>
            </w:pPr>
            <w:r>
              <w:rPr>
                <w:b/>
                <w:color w:val="EE0000"/>
                <w:sz w:val="22"/>
              </w:rPr>
              <w:t>Tecnología exigida</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DBDAA7" w14:textId="77777777" w:rsidR="00532305" w:rsidRDefault="00B533B7">
            <w:pPr>
              <w:spacing w:line="276" w:lineRule="auto"/>
              <w:ind w:firstLine="0"/>
            </w:pPr>
            <w:r>
              <w:rPr>
                <w:b/>
                <w:color w:val="EE0000"/>
                <w:sz w:val="22"/>
              </w:rPr>
              <w:t>Tecnología usada</w:t>
            </w:r>
          </w:p>
        </w:tc>
      </w:tr>
      <w:tr w:rsidR="00532305" w14:paraId="42D98DFB"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57E019" w14:textId="77777777" w:rsidR="00532305" w:rsidRDefault="00B533B7">
            <w:pPr>
              <w:spacing w:line="276" w:lineRule="auto"/>
              <w:ind w:firstLine="0"/>
            </w:pPr>
            <w:r>
              <w:rPr>
                <w:b/>
                <w:sz w:val="22"/>
              </w:rPr>
              <w:t>Backend</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33CF0D5" w14:textId="77777777" w:rsidR="00532305" w:rsidRDefault="00B533B7">
            <w:pPr>
              <w:spacing w:line="276" w:lineRule="auto"/>
              <w:ind w:firstLine="0"/>
            </w:pPr>
            <w:r>
              <w:rPr>
                <w:sz w:val="22"/>
              </w:rPr>
              <w:t>Python + FastAPI</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3EFD560" w14:textId="77777777" w:rsidR="00532305" w:rsidRDefault="00B533B7">
            <w:pPr>
              <w:spacing w:line="276" w:lineRule="auto"/>
              <w:ind w:firstLine="0"/>
            </w:pPr>
            <w:r>
              <w:rPr>
                <w:sz w:val="22"/>
              </w:rPr>
              <w:t>FastAPI 0.141, SQLAlchemy 2.0, Alembic, Pydantic 2; Gunicorn con Uvicorn</w:t>
            </w:r>
          </w:p>
        </w:tc>
      </w:tr>
      <w:tr w:rsidR="00532305" w14:paraId="0CE2069D"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28A250" w14:textId="77777777" w:rsidR="00532305" w:rsidRDefault="00B533B7">
            <w:pPr>
              <w:spacing w:line="276" w:lineRule="auto"/>
              <w:ind w:firstLine="0"/>
            </w:pPr>
            <w:r>
              <w:rPr>
                <w:b/>
                <w:sz w:val="22"/>
              </w:rPr>
              <w:t>Frontend web</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4E79F85" w14:textId="77777777" w:rsidR="00532305" w:rsidRDefault="00B533B7">
            <w:pPr>
              <w:spacing w:line="276" w:lineRule="auto"/>
              <w:ind w:firstLine="0"/>
            </w:pPr>
            <w:r>
              <w:rPr>
                <w:sz w:val="22"/>
              </w:rPr>
              <w:t>Angular</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DF7D99" w14:textId="77777777" w:rsidR="00532305" w:rsidRDefault="00B533B7">
            <w:pPr>
              <w:spacing w:line="276" w:lineRule="auto"/>
              <w:ind w:firstLine="0"/>
            </w:pPr>
            <w:r>
              <w:rPr>
                <w:sz w:val="22"/>
              </w:rPr>
              <w:t>Angular 22 con TypeScript 6</w:t>
            </w:r>
          </w:p>
        </w:tc>
      </w:tr>
      <w:tr w:rsidR="00532305" w14:paraId="1763DAF9"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6247912" w14:textId="77777777" w:rsidR="00532305" w:rsidRDefault="00B533B7">
            <w:pPr>
              <w:spacing w:line="276" w:lineRule="auto"/>
              <w:ind w:firstLine="0"/>
            </w:pPr>
            <w:r>
              <w:rPr>
                <w:b/>
                <w:sz w:val="22"/>
              </w:rPr>
              <w:t>PWA</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457EAE" w14:textId="77777777" w:rsidR="00532305" w:rsidRDefault="00B533B7">
            <w:pPr>
              <w:spacing w:line="276" w:lineRule="auto"/>
              <w:ind w:firstLine="0"/>
            </w:pPr>
            <w:r>
              <w:rPr>
                <w:sz w:val="22"/>
              </w:rPr>
              <w:t>Service Worker, Web App Manifest, IndexedDB</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519BC92" w14:textId="77777777" w:rsidR="00532305" w:rsidRDefault="00B533B7">
            <w:pPr>
              <w:spacing w:line="276" w:lineRule="auto"/>
              <w:ind w:firstLine="0"/>
            </w:pPr>
            <w:r>
              <w:rPr>
                <w:sz w:val="22"/>
              </w:rPr>
              <w:t>Service Worker y manifest de Angular; IndexedDB para el almacenamiento local</w:t>
            </w:r>
          </w:p>
        </w:tc>
      </w:tr>
      <w:tr w:rsidR="00532305" w14:paraId="30385508"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D44331" w14:textId="77777777" w:rsidR="00532305" w:rsidRDefault="00B533B7">
            <w:pPr>
              <w:spacing w:line="276" w:lineRule="auto"/>
              <w:ind w:firstLine="0"/>
            </w:pPr>
            <w:r>
              <w:rPr>
                <w:b/>
                <w:sz w:val="22"/>
              </w:rPr>
              <w:t>Aplicación móvil</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622AC9B" w14:textId="77777777" w:rsidR="00532305" w:rsidRDefault="00B533B7">
            <w:pPr>
              <w:spacing w:line="276" w:lineRule="auto"/>
              <w:ind w:firstLine="0"/>
            </w:pPr>
            <w:r>
              <w:rPr>
                <w:sz w:val="22"/>
              </w:rPr>
              <w:t>Flutter + Dart</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B448F40" w14:textId="77777777" w:rsidR="00532305" w:rsidRDefault="00B533B7">
            <w:pPr>
              <w:spacing w:line="276" w:lineRule="auto"/>
              <w:ind w:firstLine="0"/>
            </w:pPr>
            <w:r>
              <w:rPr>
                <w:sz w:val="22"/>
              </w:rPr>
              <w:t>Flutter con Dart 3.5 o superior; Dio como cliente HTTP</w:t>
            </w:r>
          </w:p>
        </w:tc>
      </w:tr>
      <w:tr w:rsidR="00532305" w14:paraId="30BA2D4F"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C22D205" w14:textId="77777777" w:rsidR="00532305" w:rsidRDefault="00B533B7">
            <w:pPr>
              <w:spacing w:line="276" w:lineRule="auto"/>
              <w:ind w:firstLine="0"/>
            </w:pPr>
            <w:r>
              <w:rPr>
                <w:b/>
                <w:sz w:val="22"/>
              </w:rPr>
              <w:t>Persistencia móvil</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EDFF9E8" w14:textId="77777777" w:rsidR="00532305" w:rsidRDefault="00B533B7">
            <w:pPr>
              <w:spacing w:line="276" w:lineRule="auto"/>
              <w:ind w:firstLine="0"/>
            </w:pPr>
            <w:r>
              <w:rPr>
                <w:sz w:val="22"/>
              </w:rPr>
              <w:t>SQLite</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1832F4B" w14:textId="77777777" w:rsidR="00532305" w:rsidRDefault="00B533B7">
            <w:pPr>
              <w:spacing w:line="276" w:lineRule="auto"/>
              <w:ind w:firstLine="0"/>
            </w:pPr>
            <w:r>
              <w:rPr>
                <w:sz w:val="22"/>
              </w:rPr>
              <w:t>SQLite en el dispositivo</w:t>
            </w:r>
          </w:p>
        </w:tc>
      </w:tr>
      <w:tr w:rsidR="00532305" w14:paraId="4A03B186"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68FA1A" w14:textId="77777777" w:rsidR="00532305" w:rsidRDefault="00B533B7">
            <w:pPr>
              <w:spacing w:line="276" w:lineRule="auto"/>
              <w:ind w:firstLine="0"/>
            </w:pPr>
            <w:r>
              <w:rPr>
                <w:b/>
                <w:sz w:val="22"/>
              </w:rPr>
              <w:t>Base de datos central</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4F9F72" w14:textId="77777777" w:rsidR="00532305" w:rsidRDefault="00B533B7">
            <w:pPr>
              <w:spacing w:line="276" w:lineRule="auto"/>
              <w:ind w:firstLine="0"/>
            </w:pPr>
            <w:r>
              <w:rPr>
                <w:sz w:val="22"/>
              </w:rPr>
              <w:t>PostgreSQL</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0A4B6C1" w14:textId="77777777" w:rsidR="00532305" w:rsidRDefault="00B533B7">
            <w:pPr>
              <w:spacing w:line="276" w:lineRule="auto"/>
              <w:ind w:firstLine="0"/>
            </w:pPr>
            <w:r>
              <w:rPr>
                <w:sz w:val="22"/>
              </w:rPr>
              <w:t>PostgreSQL 17 en Supabase, con Row Level Security</w:t>
            </w:r>
          </w:p>
        </w:tc>
      </w:tr>
      <w:tr w:rsidR="00532305" w14:paraId="71F7AED6"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BE505B" w14:textId="77777777" w:rsidR="00532305" w:rsidRDefault="00B533B7">
            <w:pPr>
              <w:spacing w:line="276" w:lineRule="auto"/>
              <w:ind w:firstLine="0"/>
            </w:pPr>
            <w:r>
              <w:rPr>
                <w:b/>
                <w:sz w:val="22"/>
              </w:rPr>
              <w:t>Integración</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1D5680" w14:textId="77777777" w:rsidR="00532305" w:rsidRDefault="00B533B7">
            <w:pPr>
              <w:spacing w:line="276" w:lineRule="auto"/>
              <w:ind w:firstLine="0"/>
            </w:pPr>
            <w:r>
              <w:rPr>
                <w:sz w:val="22"/>
              </w:rPr>
              <w:t>API REST</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A8C431D" w14:textId="77777777" w:rsidR="00532305" w:rsidRDefault="00B533B7">
            <w:pPr>
              <w:spacing w:line="276" w:lineRule="auto"/>
              <w:ind w:firstLine="0"/>
            </w:pPr>
            <w:r>
              <w:rPr>
                <w:sz w:val="22"/>
              </w:rPr>
              <w:t>API REST con JWT, documentada con OpenAPI</w:t>
            </w:r>
          </w:p>
        </w:tc>
      </w:tr>
      <w:tr w:rsidR="00532305" w14:paraId="036874AB"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5FB38F5" w14:textId="77777777" w:rsidR="00532305" w:rsidRDefault="00B533B7">
            <w:pPr>
              <w:spacing w:line="276" w:lineRule="auto"/>
              <w:ind w:firstLine="0"/>
            </w:pPr>
            <w:r>
              <w:rPr>
                <w:b/>
                <w:sz w:val="22"/>
              </w:rPr>
              <w:t>Inteligencia artificial</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1C4FA86" w14:textId="77777777" w:rsidR="00532305" w:rsidRDefault="00B533B7">
            <w:pPr>
              <w:spacing w:line="276" w:lineRule="auto"/>
              <w:ind w:firstLine="0"/>
            </w:pPr>
            <w:r>
              <w:rPr>
                <w:sz w:val="22"/>
              </w:rPr>
              <w:t>Modelo o servicio por API</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CBD9A0" w14:textId="77777777" w:rsidR="00532305" w:rsidRDefault="00B533B7">
            <w:pPr>
              <w:spacing w:line="276" w:lineRule="auto"/>
              <w:ind w:firstLine="0"/>
            </w:pPr>
            <w:r>
              <w:rPr>
                <w:sz w:val="22"/>
              </w:rPr>
              <w:t>Gemini (capa gratuita) para interpretar los pedidos de reporte</w:t>
            </w:r>
          </w:p>
        </w:tc>
      </w:tr>
      <w:tr w:rsidR="00532305" w14:paraId="349669F1"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95077AC" w14:textId="77777777" w:rsidR="00532305" w:rsidRDefault="00B533B7">
            <w:pPr>
              <w:spacing w:line="276" w:lineRule="auto"/>
              <w:ind w:firstLine="0"/>
            </w:pPr>
            <w:r>
              <w:rPr>
                <w:b/>
                <w:sz w:val="22"/>
              </w:rPr>
              <w:t>Visión en el móvil</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F0BDA1F" w14:textId="77777777" w:rsidR="00532305" w:rsidRDefault="00B533B7">
            <w:pPr>
              <w:spacing w:line="276" w:lineRule="auto"/>
              <w:ind w:firstLine="0"/>
            </w:pPr>
            <w:r>
              <w:rPr>
                <w:sz w:val="22"/>
              </w:rPr>
              <w:t>—</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4BBD2E6" w14:textId="77777777" w:rsidR="00532305" w:rsidRDefault="00B533B7">
            <w:pPr>
              <w:spacing w:line="276" w:lineRule="auto"/>
              <w:ind w:firstLine="0"/>
            </w:pPr>
            <w:r>
              <w:rPr>
                <w:sz w:val="22"/>
              </w:rPr>
              <w:t>Google ML Kit (detección de pose) para el probador</w:t>
            </w:r>
          </w:p>
        </w:tc>
      </w:tr>
      <w:tr w:rsidR="00532305" w14:paraId="28438F9F"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96B18B9" w14:textId="77777777" w:rsidR="00532305" w:rsidRDefault="00B533B7">
            <w:pPr>
              <w:spacing w:line="276" w:lineRule="auto"/>
              <w:ind w:firstLine="0"/>
            </w:pPr>
            <w:r>
              <w:rPr>
                <w:b/>
                <w:sz w:val="22"/>
              </w:rPr>
              <w:t>Correo</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A02056" w14:textId="77777777" w:rsidR="00532305" w:rsidRDefault="00B533B7">
            <w:pPr>
              <w:spacing w:line="276" w:lineRule="auto"/>
              <w:ind w:firstLine="0"/>
            </w:pPr>
            <w:r>
              <w:rPr>
                <w:sz w:val="22"/>
              </w:rPr>
              <w:t>—</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0566BF" w14:textId="77777777" w:rsidR="00532305" w:rsidRDefault="00B533B7">
            <w:pPr>
              <w:spacing w:line="276" w:lineRule="auto"/>
              <w:ind w:firstLine="0"/>
            </w:pPr>
            <w:r>
              <w:rPr>
                <w:sz w:val="22"/>
              </w:rPr>
              <w:t>API de Brevo para los avisos y la recuperación de contraseña</w:t>
            </w:r>
          </w:p>
        </w:tc>
      </w:tr>
      <w:tr w:rsidR="00532305" w14:paraId="057C4461"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E97F42" w14:textId="77777777" w:rsidR="00532305" w:rsidRDefault="00B533B7">
            <w:pPr>
              <w:spacing w:line="276" w:lineRule="auto"/>
              <w:ind w:firstLine="0"/>
            </w:pPr>
            <w:r>
              <w:rPr>
                <w:b/>
                <w:sz w:val="22"/>
              </w:rPr>
              <w:t>Modelado</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2C3DF2C" w14:textId="77777777" w:rsidR="00532305" w:rsidRDefault="00B533B7">
            <w:pPr>
              <w:spacing w:line="276" w:lineRule="auto"/>
              <w:ind w:firstLine="0"/>
            </w:pPr>
            <w:r>
              <w:rPr>
                <w:sz w:val="22"/>
              </w:rPr>
              <w:t>UML 2.5+</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F554670" w14:textId="77777777" w:rsidR="00532305" w:rsidRDefault="00B533B7">
            <w:pPr>
              <w:spacing w:line="276" w:lineRule="auto"/>
              <w:ind w:firstLine="0"/>
            </w:pPr>
            <w:r>
              <w:rPr>
                <w:sz w:val="22"/>
              </w:rPr>
              <w:t>Enterprise Architect</w:t>
            </w:r>
          </w:p>
        </w:tc>
      </w:tr>
      <w:tr w:rsidR="00532305" w14:paraId="6FB69975"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B58034D" w14:textId="77777777" w:rsidR="00532305" w:rsidRDefault="00B533B7">
            <w:pPr>
              <w:spacing w:line="276" w:lineRule="auto"/>
              <w:ind w:firstLine="0"/>
            </w:pPr>
            <w:r>
              <w:rPr>
                <w:b/>
                <w:sz w:val="22"/>
              </w:rPr>
              <w:t>Metodología</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834E14" w14:textId="77777777" w:rsidR="00532305" w:rsidRDefault="00B533B7">
            <w:pPr>
              <w:spacing w:line="276" w:lineRule="auto"/>
              <w:ind w:firstLine="0"/>
            </w:pPr>
            <w:r>
              <w:rPr>
                <w:sz w:val="22"/>
              </w:rPr>
              <w:t>ICONIX</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A573C72" w14:textId="77777777" w:rsidR="00532305" w:rsidRDefault="00B533B7">
            <w:pPr>
              <w:spacing w:line="276" w:lineRule="auto"/>
              <w:ind w:firstLine="0"/>
            </w:pPr>
            <w:r>
              <w:rPr>
                <w:sz w:val="22"/>
              </w:rPr>
              <w:t>ICONIX en tres ciclos</w:t>
            </w:r>
          </w:p>
        </w:tc>
      </w:tr>
      <w:tr w:rsidR="00532305" w14:paraId="3B65543D"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2A189C" w14:textId="77777777" w:rsidR="00532305" w:rsidRDefault="00B533B7">
            <w:pPr>
              <w:spacing w:line="276" w:lineRule="auto"/>
              <w:ind w:firstLine="0"/>
            </w:pPr>
            <w:r>
              <w:rPr>
                <w:b/>
                <w:sz w:val="22"/>
              </w:rPr>
              <w:t>Despliegue</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8FF034C" w14:textId="77777777" w:rsidR="00532305" w:rsidRDefault="00B533B7">
            <w:pPr>
              <w:spacing w:line="276" w:lineRule="auto"/>
              <w:ind w:firstLine="0"/>
            </w:pPr>
            <w:r>
              <w:rPr>
                <w:sz w:val="22"/>
              </w:rPr>
              <w:t>Nube, accesible externamente</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A2E404B" w14:textId="77777777" w:rsidR="00532305" w:rsidRDefault="00B533B7">
            <w:pPr>
              <w:spacing w:line="276" w:lineRule="auto"/>
              <w:ind w:firstLine="0"/>
            </w:pPr>
            <w:r>
              <w:rPr>
                <w:sz w:val="22"/>
              </w:rPr>
              <w:t>Railway (backend y web) y Supabase (base de datos)</w:t>
            </w:r>
          </w:p>
        </w:tc>
      </w:tr>
      <w:tr w:rsidR="00532305" w14:paraId="65FA49A3"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95D7D94" w14:textId="77777777" w:rsidR="00532305" w:rsidRDefault="00B533B7">
            <w:pPr>
              <w:spacing w:line="276" w:lineRule="auto"/>
              <w:ind w:firstLine="0"/>
            </w:pPr>
            <w:r>
              <w:rPr>
                <w:b/>
                <w:sz w:val="22"/>
              </w:rPr>
              <w:t>Control de versiones</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A7734D" w14:textId="77777777" w:rsidR="00532305" w:rsidRDefault="00B533B7">
            <w:pPr>
              <w:spacing w:line="276" w:lineRule="auto"/>
              <w:ind w:firstLine="0"/>
            </w:pPr>
            <w:r>
              <w:rPr>
                <w:sz w:val="22"/>
              </w:rPr>
              <w:t>—</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CFF3752" w14:textId="77777777" w:rsidR="00532305" w:rsidRDefault="00B533B7">
            <w:pPr>
              <w:spacing w:line="276" w:lineRule="auto"/>
              <w:ind w:firstLine="0"/>
            </w:pPr>
            <w:r>
              <w:rPr>
                <w:sz w:val="22"/>
              </w:rPr>
              <w:t>Git y GitHub, con un pull request por caso de uso</w:t>
            </w:r>
          </w:p>
        </w:tc>
      </w:tr>
    </w:tbl>
    <w:p w14:paraId="4DE7CE00" w14:textId="77777777" w:rsidR="00532305" w:rsidRDefault="00532305"/>
    <w:p w14:paraId="50D6C365" w14:textId="77777777" w:rsidR="00532305" w:rsidRDefault="00B533B7">
      <w:pPr>
        <w:pStyle w:val="Titulo11"/>
      </w:pPr>
      <w:bookmarkStart w:id="36" w:name="_Toc243368922"/>
      <w:r>
        <w:t>4.2. Diseño de la arquitectura del sistema</w:t>
      </w:r>
      <w:bookmarkEnd w:id="36"/>
    </w:p>
    <w:p w14:paraId="5A12DB06" w14:textId="77777777" w:rsidR="00532305" w:rsidRDefault="00B533B7">
      <w:pPr>
        <w:spacing w:line="276" w:lineRule="auto"/>
        <w:jc w:val="both"/>
      </w:pPr>
      <w:r>
        <w:rPr>
          <w:i/>
          <w:highlight w:val="yellow"/>
        </w:rPr>
        <w:t>[Pendiente] Arquitectura en capas y despliegue, con el contexto de empresa en cada petición y el módulo de sincronización.</w:t>
      </w:r>
    </w:p>
    <w:p w14:paraId="20694D26" w14:textId="77777777" w:rsidR="00532305" w:rsidRDefault="00B533B7">
      <w:pPr>
        <w:pStyle w:val="Titulo11"/>
      </w:pPr>
      <w:bookmarkStart w:id="37" w:name="_Toc243368923"/>
      <w:r>
        <w:t>4.3. Implementación de la base de datos</w:t>
      </w:r>
      <w:bookmarkEnd w:id="37"/>
    </w:p>
    <w:p w14:paraId="02C167BA" w14:textId="77777777" w:rsidR="00532305" w:rsidRDefault="00B533B7">
      <w:pPr>
        <w:spacing w:line="276" w:lineRule="auto"/>
        <w:jc w:val="both"/>
      </w:pPr>
      <w:r>
        <w:rPr>
          <w:i/>
          <w:highlight w:val="yellow"/>
        </w:rPr>
        <w:t>[Pendiente] Migraciones Alembic del multitenant y políticas de Row Level Security.</w:t>
      </w:r>
    </w:p>
    <w:p w14:paraId="50B4F188" w14:textId="77777777" w:rsidR="00532305" w:rsidRDefault="00B533B7">
      <w:pPr>
        <w:pStyle w:val="Titulo11"/>
      </w:pPr>
      <w:bookmarkStart w:id="38" w:name="_Toc243368924"/>
      <w:r>
        <w:t>4.4. Desarrollo de los módulos del sistema</w:t>
      </w:r>
      <w:bookmarkEnd w:id="38"/>
    </w:p>
    <w:p w14:paraId="48A2D9A1" w14:textId="77777777" w:rsidR="00532305" w:rsidRDefault="00B533B7">
      <w:pPr>
        <w:spacing w:line="276" w:lineRule="auto"/>
        <w:jc w:val="both"/>
      </w:pPr>
      <w:r>
        <w:rPr>
          <w:i/>
          <w:highlight w:val="yellow"/>
        </w:rPr>
        <w:t>[Pendiente] Un apartado por módulo del alcance, con su evidencia.</w:t>
      </w:r>
    </w:p>
    <w:p w14:paraId="2A83E38F" w14:textId="77777777" w:rsidR="00532305" w:rsidRDefault="00B533B7">
      <w:pPr>
        <w:pStyle w:val="Titulo11"/>
      </w:pPr>
      <w:bookmarkStart w:id="39" w:name="_Toc243368925"/>
      <w:r>
        <w:t>4.5. Integración de componentes</w:t>
      </w:r>
      <w:bookmarkEnd w:id="39"/>
    </w:p>
    <w:p w14:paraId="20BDB846" w14:textId="77777777" w:rsidR="00532305" w:rsidRDefault="00B533B7">
      <w:pPr>
        <w:spacing w:line="276" w:lineRule="auto"/>
        <w:jc w:val="both"/>
      </w:pPr>
      <w:r>
        <w:rPr>
          <w:i/>
          <w:highlight w:val="yellow"/>
        </w:rPr>
        <w:t>[Pendiente] Cómo se conectan la PWA, Flutter, el backend, la IA y el módulo de analítica.</w:t>
      </w:r>
    </w:p>
    <w:p w14:paraId="2953084F" w14:textId="77777777" w:rsidR="00532305" w:rsidRDefault="00B533B7">
      <w:r>
        <w:br w:type="page"/>
      </w:r>
    </w:p>
    <w:p w14:paraId="71727EFC" w14:textId="77777777" w:rsidR="00532305" w:rsidRDefault="00B533B7">
      <w:pPr>
        <w:pStyle w:val="CAPITULO"/>
      </w:pPr>
      <w:bookmarkStart w:id="40" w:name="_Toc243368926"/>
      <w:r>
        <w:t>CAPÍTULO V. PRUEBAS Y RESULTADOS</w:t>
      </w:r>
      <w:bookmarkEnd w:id="40"/>
    </w:p>
    <w:p w14:paraId="507E83E7" w14:textId="77777777" w:rsidR="00532305" w:rsidRDefault="00B533B7">
      <w:pPr>
        <w:pStyle w:val="Titulo11"/>
      </w:pPr>
      <w:bookmarkStart w:id="41" w:name="_Toc243368927"/>
      <w:r>
        <w:t>5.1. Plan de pruebas</w:t>
      </w:r>
      <w:bookmarkEnd w:id="41"/>
    </w:p>
    <w:p w14:paraId="20972696" w14:textId="77777777" w:rsidR="00532305" w:rsidRDefault="00B533B7">
      <w:pPr>
        <w:spacing w:line="276" w:lineRule="auto"/>
        <w:jc w:val="both"/>
      </w:pPr>
      <w:r>
        <w:t>Las pruebas siguen la trazabilidad de ICONIX: cada requisito crítico tiene al menos una prueba automatizada que lo verifica. Se parte de la batería del primer parcial (más de 800 pruebas con pytest sobre una base PostgreSQL local) y se agregan cuatro familias nuevas:</w:t>
      </w:r>
    </w:p>
    <w:p w14:paraId="61B01105" w14:textId="77777777" w:rsidR="00532305" w:rsidRDefault="00B533B7" w:rsidP="00B533B7">
      <w:pPr>
        <w:pStyle w:val="Prrafodelista"/>
        <w:numPr>
          <w:ilvl w:val="0"/>
          <w:numId w:val="2"/>
        </w:numPr>
        <w:spacing w:line="276" w:lineRule="auto"/>
        <w:jc w:val="both"/>
      </w:pPr>
      <w:r>
        <w:rPr>
          <w:b/>
        </w:rPr>
        <w:t>Aislamiento:</w:t>
      </w:r>
      <w:r>
        <w:t xml:space="preserve"> un usuario de la empresa A no puede consultar, modificar ni eliminar datos de la empresa B, en ningún endpoint; y ninguna tabla del tenant queda sin Row Level Security.</w:t>
      </w:r>
    </w:p>
    <w:p w14:paraId="3A89E66D" w14:textId="77777777" w:rsidR="00532305" w:rsidRDefault="00B533B7" w:rsidP="00B533B7">
      <w:pPr>
        <w:pStyle w:val="Prrafodelista"/>
        <w:numPr>
          <w:ilvl w:val="0"/>
          <w:numId w:val="2"/>
        </w:numPr>
        <w:spacing w:line="276" w:lineRule="auto"/>
        <w:jc w:val="both"/>
      </w:pPr>
      <w:r>
        <w:rPr>
          <w:b/>
        </w:rPr>
        <w:t>Planes:</w:t>
      </w:r>
      <w:r>
        <w:t xml:space="preserve"> cada límite y cada función del plan se rechaza al excederse, y nada se borra al bajar de plan.</w:t>
      </w:r>
    </w:p>
    <w:p w14:paraId="5759B5DE" w14:textId="77777777" w:rsidR="00532305" w:rsidRDefault="00B533B7" w:rsidP="00B533B7">
      <w:pPr>
        <w:pStyle w:val="Prrafodelista"/>
        <w:numPr>
          <w:ilvl w:val="0"/>
          <w:numId w:val="2"/>
        </w:numPr>
        <w:spacing w:line="276" w:lineRule="auto"/>
        <w:jc w:val="both"/>
      </w:pPr>
      <w:r>
        <w:rPr>
          <w:b/>
        </w:rPr>
        <w:t>Sincronización:</w:t>
      </w:r>
      <w:r>
        <w:t xml:space="preserve"> reenviar una operación ya confirmada no la duplica; una falla de red no la saca de la cola local.</w:t>
      </w:r>
    </w:p>
    <w:p w14:paraId="27A2F06C" w14:textId="77777777" w:rsidR="00532305" w:rsidRDefault="00B533B7" w:rsidP="00B533B7">
      <w:pPr>
        <w:pStyle w:val="Prrafodelista"/>
        <w:numPr>
          <w:ilvl w:val="0"/>
          <w:numId w:val="2"/>
        </w:numPr>
        <w:spacing w:line="276" w:lineRule="auto"/>
        <w:jc w:val="both"/>
      </w:pPr>
      <w:r>
        <w:rPr>
          <w:b/>
        </w:rPr>
        <w:t>Conflictos de inventario:</w:t>
      </w:r>
      <w:r>
        <w:t xml:space="preserve"> una venta offline sin existencia suficiente queda en conflicto y no deja existencia negativa.</w:t>
      </w:r>
    </w:p>
    <w:p w14:paraId="30EE32DB" w14:textId="77777777" w:rsidR="00532305" w:rsidRDefault="00B533B7">
      <w:pPr>
        <w:pStyle w:val="Titulo11"/>
      </w:pPr>
      <w:bookmarkStart w:id="42" w:name="_Toc243368928"/>
      <w:r>
        <w:t>5.2. Pruebas funcionales</w:t>
      </w:r>
      <w:bookmarkEnd w:id="42"/>
    </w:p>
    <w:p w14:paraId="3D21CA4F" w14:textId="77777777" w:rsidR="00532305" w:rsidRDefault="00B533B7">
      <w:pPr>
        <w:spacing w:line="276" w:lineRule="auto"/>
        <w:jc w:val="both"/>
      </w:pPr>
      <w:r>
        <w:rPr>
          <w:i/>
          <w:highlight w:val="yellow"/>
        </w:rPr>
        <w:t>[Pendiente] Resultados por caso de uso.</w:t>
      </w:r>
    </w:p>
    <w:p w14:paraId="545B0EDE" w14:textId="77777777" w:rsidR="00532305" w:rsidRDefault="00B533B7">
      <w:pPr>
        <w:pStyle w:val="Titulo11"/>
      </w:pPr>
      <w:bookmarkStart w:id="43" w:name="_Toc243368929"/>
      <w:r>
        <w:t>5.3. Pruebas de integración</w:t>
      </w:r>
      <w:bookmarkEnd w:id="43"/>
    </w:p>
    <w:p w14:paraId="44563024" w14:textId="77777777" w:rsidR="00532305" w:rsidRDefault="00B533B7">
      <w:pPr>
        <w:spacing w:line="276" w:lineRule="auto"/>
        <w:jc w:val="both"/>
      </w:pPr>
      <w:r>
        <w:rPr>
          <w:i/>
          <w:highlight w:val="yellow"/>
        </w:rPr>
        <w:t>[Pendiente] PWA y Flutter contra el backend, en línea y sin conexión.</w:t>
      </w:r>
    </w:p>
    <w:p w14:paraId="3981B895" w14:textId="77777777" w:rsidR="00532305" w:rsidRDefault="00B533B7">
      <w:pPr>
        <w:pStyle w:val="Titulo11"/>
      </w:pPr>
      <w:bookmarkStart w:id="44" w:name="_Toc243368930"/>
      <w:r>
        <w:t>5.4. Corrección de errores</w:t>
      </w:r>
      <w:bookmarkEnd w:id="44"/>
    </w:p>
    <w:p w14:paraId="40930E5C" w14:textId="77777777" w:rsidR="00532305" w:rsidRDefault="00B533B7">
      <w:pPr>
        <w:spacing w:line="276" w:lineRule="auto"/>
        <w:jc w:val="both"/>
      </w:pPr>
      <w:r>
        <w:rPr>
          <w:i/>
          <w:highlight w:val="yellow"/>
        </w:rPr>
        <w:t>[Pendiente] Errores encontrados y cómo se corrigieron.</w:t>
      </w:r>
    </w:p>
    <w:p w14:paraId="649ABE47" w14:textId="77777777" w:rsidR="00532305" w:rsidRDefault="00B533B7">
      <w:pPr>
        <w:pStyle w:val="Titulo11"/>
      </w:pPr>
      <w:bookmarkStart w:id="45" w:name="_Toc243368931"/>
      <w:r>
        <w:t>5.5. Resultados de las pruebas</w:t>
      </w:r>
      <w:bookmarkEnd w:id="45"/>
    </w:p>
    <w:p w14:paraId="1F82A859" w14:textId="77777777" w:rsidR="00532305" w:rsidRDefault="00B533B7">
      <w:pPr>
        <w:spacing w:line="276" w:lineRule="auto"/>
        <w:jc w:val="both"/>
      </w:pPr>
      <w:r>
        <w:rPr>
          <w:i/>
          <w:highlight w:val="yellow"/>
        </w:rPr>
        <w:t>[Pendiente] Cantidad de pruebas, aprobadas y cobertura de requisitos.</w:t>
      </w:r>
    </w:p>
    <w:p w14:paraId="72813027" w14:textId="77777777" w:rsidR="00532305" w:rsidRDefault="00B533B7">
      <w:pPr>
        <w:pStyle w:val="Titulo11"/>
      </w:pPr>
      <w:bookmarkStart w:id="46" w:name="_Toc243368932"/>
      <w:r>
        <w:t>5.6. Casos de prueba</w:t>
      </w:r>
      <w:bookmarkEnd w:id="46"/>
    </w:p>
    <w:p w14:paraId="61212F7E" w14:textId="77777777" w:rsidR="00532305" w:rsidRDefault="00B533B7">
      <w:pPr>
        <w:spacing w:line="276" w:lineRule="auto"/>
        <w:jc w:val="both"/>
      </w:pPr>
      <w:r>
        <w:rPr>
          <w:i/>
          <w:highlight w:val="yellow"/>
        </w:rPr>
        <w:t>[Pendiente] Tabla de casos de prueba asociados a cada requisito.</w:t>
      </w:r>
    </w:p>
    <w:p w14:paraId="5127E132" w14:textId="77777777" w:rsidR="00532305" w:rsidRDefault="00B533B7">
      <w:r>
        <w:br w:type="page"/>
      </w:r>
    </w:p>
    <w:p w14:paraId="01F70EA3" w14:textId="77777777" w:rsidR="00532305" w:rsidRDefault="00B533B7">
      <w:pPr>
        <w:pStyle w:val="CAPITULO"/>
      </w:pPr>
      <w:bookmarkStart w:id="47" w:name="_Toc243368933"/>
      <w:r>
        <w:t>CAPÍTULO VI. CONCLUSIONES Y RECOMENDACIONES</w:t>
      </w:r>
      <w:bookmarkEnd w:id="47"/>
    </w:p>
    <w:p w14:paraId="7DF94406" w14:textId="77777777" w:rsidR="00532305" w:rsidRDefault="00B533B7">
      <w:pPr>
        <w:pStyle w:val="Titulo11"/>
      </w:pPr>
      <w:bookmarkStart w:id="48" w:name="_Toc243368934"/>
      <w:r>
        <w:t>6.1. Conclusiones</w:t>
      </w:r>
      <w:bookmarkEnd w:id="48"/>
    </w:p>
    <w:p w14:paraId="5EB39EF4" w14:textId="77777777" w:rsidR="00532305" w:rsidRDefault="00B533B7">
      <w:pPr>
        <w:spacing w:line="276" w:lineRule="auto"/>
        <w:jc w:val="both"/>
      </w:pPr>
      <w:r>
        <w:rPr>
          <w:i/>
          <w:highlight w:val="yellow"/>
        </w:rPr>
        <w:t>[Pendiente] Se escriben al cerrar el Ciclo 3.</w:t>
      </w:r>
    </w:p>
    <w:p w14:paraId="2BE5E277" w14:textId="77777777" w:rsidR="00532305" w:rsidRDefault="00B533B7">
      <w:pPr>
        <w:pStyle w:val="Titulo11"/>
      </w:pPr>
      <w:bookmarkStart w:id="49" w:name="_Toc243368935"/>
      <w:r>
        <w:t>6.2. Recomendaciones</w:t>
      </w:r>
      <w:bookmarkEnd w:id="49"/>
    </w:p>
    <w:p w14:paraId="2D2DB152" w14:textId="77777777" w:rsidR="00532305" w:rsidRDefault="00B533B7">
      <w:pPr>
        <w:spacing w:line="276" w:lineRule="auto"/>
        <w:jc w:val="both"/>
      </w:pPr>
      <w:r>
        <w:rPr>
          <w:i/>
          <w:highlight w:val="yellow"/>
        </w:rPr>
        <w:t>[Pendiente] Se escriben al cerrar el Ciclo 3.</w:t>
      </w:r>
    </w:p>
    <w:p w14:paraId="4CF85235" w14:textId="77777777" w:rsidR="00532305" w:rsidRDefault="00B533B7">
      <w:r>
        <w:br w:type="page"/>
      </w:r>
    </w:p>
    <w:p w14:paraId="6D7696AA" w14:textId="77777777" w:rsidR="00532305" w:rsidRDefault="00B533B7">
      <w:pPr>
        <w:pStyle w:val="CAPITULO"/>
      </w:pPr>
      <w:bookmarkStart w:id="50" w:name="_Toc243368936"/>
      <w:r>
        <w:t>7. BIBLIOGRAFÍA</w:t>
      </w:r>
      <w:bookmarkEnd w:id="50"/>
    </w:p>
    <w:p w14:paraId="797EE8AC" w14:textId="77777777" w:rsidR="00532305" w:rsidRDefault="00B533B7" w:rsidP="00B533B7">
      <w:pPr>
        <w:pStyle w:val="Prrafodelista"/>
        <w:numPr>
          <w:ilvl w:val="0"/>
          <w:numId w:val="2"/>
        </w:numPr>
        <w:spacing w:line="276" w:lineRule="auto"/>
        <w:jc w:val="both"/>
      </w:pPr>
      <w:r>
        <w:t>Rosenberg, D. y Stephens, M. (2007). Use Case Driven Object Modeling with UML: Theory and Practice. Apress.</w:t>
      </w:r>
    </w:p>
    <w:p w14:paraId="14B10480" w14:textId="77777777" w:rsidR="00532305" w:rsidRDefault="00B533B7" w:rsidP="00B533B7">
      <w:pPr>
        <w:pStyle w:val="Prrafodelista"/>
        <w:numPr>
          <w:ilvl w:val="0"/>
          <w:numId w:val="2"/>
        </w:numPr>
        <w:spacing w:line="276" w:lineRule="auto"/>
        <w:jc w:val="both"/>
      </w:pPr>
      <w:r>
        <w:t>Rosenberg, D. y Scott, K. (1999). Use Case Driven Object Modeling with UML: A Practical Approach. Addison-Wesley.</w:t>
      </w:r>
    </w:p>
    <w:p w14:paraId="66065945" w14:textId="77777777" w:rsidR="00532305" w:rsidRDefault="00B533B7" w:rsidP="00B533B7">
      <w:pPr>
        <w:pStyle w:val="Prrafodelista"/>
        <w:numPr>
          <w:ilvl w:val="0"/>
          <w:numId w:val="2"/>
        </w:numPr>
        <w:spacing w:line="276" w:lineRule="auto"/>
        <w:jc w:val="both"/>
      </w:pPr>
      <w:r>
        <w:t>Object Management Group (2017). OMG Unified Modeling Language (OMG UML), versión 2.5.1.</w:t>
      </w:r>
    </w:p>
    <w:p w14:paraId="1C9BA3CE" w14:textId="77777777" w:rsidR="00532305" w:rsidRDefault="00B533B7" w:rsidP="00B533B7">
      <w:pPr>
        <w:pStyle w:val="Prrafodelista"/>
        <w:numPr>
          <w:ilvl w:val="0"/>
          <w:numId w:val="2"/>
        </w:numPr>
        <w:spacing w:line="276" w:lineRule="auto"/>
        <w:jc w:val="both"/>
      </w:pPr>
      <w:r>
        <w:t>Garzón Cuéllar, A. (2026). Examen Parcial 2 — Sistemas de Información 2, S2-2026. UAGRM.</w:t>
      </w:r>
    </w:p>
    <w:p w14:paraId="19E7D35B" w14:textId="77777777" w:rsidR="00532305" w:rsidRDefault="00B533B7" w:rsidP="00B533B7">
      <w:pPr>
        <w:pStyle w:val="Prrafodelista"/>
        <w:numPr>
          <w:ilvl w:val="0"/>
          <w:numId w:val="2"/>
        </w:numPr>
        <w:spacing w:line="276" w:lineRule="auto"/>
        <w:jc w:val="both"/>
      </w:pPr>
      <w:r>
        <w:t>Manual introductorio de ICONIX. Material de la materia.</w:t>
      </w:r>
    </w:p>
    <w:p w14:paraId="6DA40267" w14:textId="77777777" w:rsidR="00532305" w:rsidRDefault="00B533B7" w:rsidP="00B533B7">
      <w:pPr>
        <w:pStyle w:val="Prrafodelista"/>
        <w:numPr>
          <w:ilvl w:val="0"/>
          <w:numId w:val="2"/>
        </w:numPr>
        <w:spacing w:line="276" w:lineRule="auto"/>
        <w:jc w:val="both"/>
      </w:pPr>
      <w:r>
        <w:t>PostgreSQL Global Development Group. PostgreSQL Documentation: Row Security Policies.</w:t>
      </w:r>
    </w:p>
    <w:p w14:paraId="47FD1A09" w14:textId="77777777" w:rsidR="00532305" w:rsidRDefault="00B533B7" w:rsidP="00B533B7">
      <w:pPr>
        <w:pStyle w:val="Prrafodelista"/>
        <w:numPr>
          <w:ilvl w:val="0"/>
          <w:numId w:val="2"/>
        </w:numPr>
        <w:spacing w:line="276" w:lineRule="auto"/>
        <w:jc w:val="both"/>
      </w:pPr>
      <w:r>
        <w:t>Angular. Documentación oficial: Service Workers y PWA.</w:t>
      </w:r>
    </w:p>
    <w:p w14:paraId="53DCA568" w14:textId="77777777" w:rsidR="00532305" w:rsidRDefault="00B533B7" w:rsidP="00B533B7">
      <w:pPr>
        <w:pStyle w:val="Prrafodelista"/>
        <w:numPr>
          <w:ilvl w:val="0"/>
          <w:numId w:val="2"/>
        </w:numPr>
        <w:spacing w:line="276" w:lineRule="auto"/>
        <w:jc w:val="both"/>
      </w:pPr>
      <w:r>
        <w:t>Flutter. Documentación oficial: persistencia de datos con SQLite.</w:t>
      </w:r>
    </w:p>
    <w:p w14:paraId="52C27453" w14:textId="77777777" w:rsidR="00532305" w:rsidRDefault="00B533B7" w:rsidP="00B533B7">
      <w:pPr>
        <w:pStyle w:val="Prrafodelista"/>
        <w:numPr>
          <w:ilvl w:val="0"/>
          <w:numId w:val="2"/>
        </w:numPr>
        <w:spacing w:line="276" w:lineRule="auto"/>
        <w:jc w:val="both"/>
      </w:pPr>
      <w:r>
        <w:t>FastAPI. Documentación oficial: dependencias y seguridad.</w:t>
      </w:r>
    </w:p>
    <w:p w14:paraId="08F5836D" w14:textId="77777777" w:rsidR="00532305" w:rsidRDefault="00B533B7">
      <w:r>
        <w:br w:type="page"/>
      </w:r>
    </w:p>
    <w:p w14:paraId="4DBF95F5" w14:textId="77777777" w:rsidR="00532305" w:rsidRDefault="00B533B7">
      <w:pPr>
        <w:pStyle w:val="CAPITULO"/>
      </w:pPr>
      <w:bookmarkStart w:id="51" w:name="_Toc243368937"/>
      <w:r>
        <w:t>8. ANEXOS</w:t>
      </w:r>
      <w:bookmarkEnd w:id="51"/>
    </w:p>
    <w:p w14:paraId="49E8BC08" w14:textId="77777777" w:rsidR="00532305" w:rsidRDefault="00B533B7">
      <w:pPr>
        <w:spacing w:line="276" w:lineRule="auto"/>
        <w:jc w:val="both"/>
      </w:pPr>
      <w:r>
        <w:rPr>
          <w:i/>
          <w:highlight w:val="yellow"/>
        </w:rPr>
        <w:t>[Pendiente] Enlaces al sistema desplegado, al repositorio y a los diagramas exportados.</w:t>
      </w:r>
    </w:p>
    <w:sectPr w:rsidR="00532305" w:rsidSect="0007607E">
      <w:headerReference w:type="even" r:id="rId9"/>
      <w:headerReference w:type="default" r:id="rId10"/>
      <w:footerReference w:type="even" r:id="rId11"/>
      <w:footerReference w:type="default" r:id="rId12"/>
      <w:headerReference w:type="first" r:id="rId13"/>
      <w:footerReference w:type="first" r:id="rId14"/>
      <w:pgSz w:w="12240" w:h="15840" w:code="1"/>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201DD" w14:textId="77777777" w:rsidR="00B533B7" w:rsidRPr="00AF5232" w:rsidRDefault="00B533B7" w:rsidP="00364AAD">
      <w:pPr>
        <w:spacing w:line="240" w:lineRule="auto"/>
      </w:pPr>
      <w:r w:rsidRPr="00AF5232">
        <w:separator/>
      </w:r>
    </w:p>
  </w:endnote>
  <w:endnote w:type="continuationSeparator" w:id="0">
    <w:p w14:paraId="254FB310" w14:textId="77777777" w:rsidR="00B533B7" w:rsidRPr="00AF5232" w:rsidRDefault="00B533B7" w:rsidP="00364AAD">
      <w:pPr>
        <w:spacing w:line="240" w:lineRule="auto"/>
      </w:pPr>
      <w:r w:rsidRPr="00AF52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78358B8" w:rsidRPr="00AF5232" w14:paraId="4EECB3C5" w14:textId="77777777" w:rsidTr="678358B8">
      <w:trPr>
        <w:trHeight w:val="300"/>
      </w:trPr>
      <w:tc>
        <w:tcPr>
          <w:tcW w:w="2945" w:type="dxa"/>
        </w:tcPr>
        <w:p w14:paraId="7DE0786F" w14:textId="77777777" w:rsidR="678358B8" w:rsidRPr="00AF5232" w:rsidRDefault="678358B8" w:rsidP="678358B8">
          <w:pPr>
            <w:pStyle w:val="Encabezado"/>
            <w:ind w:left="-115"/>
          </w:pPr>
        </w:p>
      </w:tc>
      <w:tc>
        <w:tcPr>
          <w:tcW w:w="2945" w:type="dxa"/>
        </w:tcPr>
        <w:p w14:paraId="277933DD" w14:textId="77777777" w:rsidR="678358B8" w:rsidRPr="00AF5232" w:rsidRDefault="678358B8" w:rsidP="678358B8">
          <w:pPr>
            <w:pStyle w:val="Encabezado"/>
            <w:jc w:val="center"/>
          </w:pPr>
        </w:p>
      </w:tc>
      <w:tc>
        <w:tcPr>
          <w:tcW w:w="2945" w:type="dxa"/>
        </w:tcPr>
        <w:p w14:paraId="6FC7614D" w14:textId="77777777" w:rsidR="678358B8" w:rsidRPr="00AF5232" w:rsidRDefault="678358B8" w:rsidP="678358B8">
          <w:pPr>
            <w:pStyle w:val="Encabezado"/>
            <w:ind w:right="-115"/>
            <w:jc w:val="right"/>
          </w:pPr>
        </w:p>
      </w:tc>
    </w:tr>
  </w:tbl>
  <w:p w14:paraId="69B95C83" w14:textId="77777777" w:rsidR="00411366" w:rsidRPr="00AF5232" w:rsidRDefault="0041136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465678"/>
      <w:docPartObj>
        <w:docPartGallery w:val="Page Numbers (Bottom of Page)"/>
        <w:docPartUnique/>
      </w:docPartObj>
    </w:sdtPr>
    <w:sdtEndPr/>
    <w:sdtContent>
      <w:p w14:paraId="4C4A22F6" w14:textId="77777777" w:rsidR="0007607E" w:rsidRPr="00AF5232" w:rsidRDefault="0007607E">
        <w:pPr>
          <w:pStyle w:val="Piedepgina"/>
          <w:jc w:val="center"/>
        </w:pPr>
        <w:r w:rsidRPr="00AF5232">
          <w:fldChar w:fldCharType="begin"/>
        </w:r>
        <w:r w:rsidRPr="00AF5232">
          <w:instrText>PAGE   \* MERGEFORMAT</w:instrText>
        </w:r>
        <w:r w:rsidRPr="00AF5232">
          <w:fldChar w:fldCharType="separate"/>
        </w:r>
        <w:r w:rsidRPr="00AF5232">
          <w:t>2</w:t>
        </w:r>
        <w:r w:rsidRPr="00AF5232">
          <w:fldChar w:fldCharType="end"/>
        </w:r>
      </w:p>
    </w:sdtContent>
  </w:sdt>
  <w:p w14:paraId="532C20DE" w14:textId="77777777" w:rsidR="0007607E" w:rsidRPr="00AF5232" w:rsidRDefault="0007607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78358B8" w:rsidRPr="00AF5232" w14:paraId="7C0C410E" w14:textId="77777777" w:rsidTr="678358B8">
      <w:trPr>
        <w:trHeight w:val="300"/>
      </w:trPr>
      <w:tc>
        <w:tcPr>
          <w:tcW w:w="2945" w:type="dxa"/>
        </w:tcPr>
        <w:p w14:paraId="3590AA3F" w14:textId="77777777" w:rsidR="678358B8" w:rsidRPr="00AF5232" w:rsidRDefault="678358B8" w:rsidP="678358B8">
          <w:pPr>
            <w:pStyle w:val="Encabezado"/>
            <w:ind w:left="-115"/>
          </w:pPr>
        </w:p>
      </w:tc>
      <w:tc>
        <w:tcPr>
          <w:tcW w:w="2945" w:type="dxa"/>
        </w:tcPr>
        <w:p w14:paraId="09DFF6B3" w14:textId="77777777" w:rsidR="678358B8" w:rsidRPr="00AF5232" w:rsidRDefault="678358B8" w:rsidP="678358B8">
          <w:pPr>
            <w:pStyle w:val="Encabezado"/>
            <w:jc w:val="center"/>
          </w:pPr>
        </w:p>
      </w:tc>
      <w:tc>
        <w:tcPr>
          <w:tcW w:w="2945" w:type="dxa"/>
        </w:tcPr>
        <w:p w14:paraId="7007F343" w14:textId="77777777" w:rsidR="678358B8" w:rsidRPr="00AF5232" w:rsidRDefault="678358B8" w:rsidP="678358B8">
          <w:pPr>
            <w:pStyle w:val="Encabezado"/>
            <w:ind w:right="-115"/>
            <w:jc w:val="right"/>
          </w:pPr>
        </w:p>
      </w:tc>
    </w:tr>
  </w:tbl>
  <w:p w14:paraId="7D28AFB1" w14:textId="77777777" w:rsidR="00411366" w:rsidRPr="00AF5232" w:rsidRDefault="004113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915B7" w14:textId="77777777" w:rsidR="00B533B7" w:rsidRPr="00AF5232" w:rsidRDefault="00B533B7" w:rsidP="00364AAD">
      <w:pPr>
        <w:spacing w:line="240" w:lineRule="auto"/>
      </w:pPr>
      <w:r w:rsidRPr="00AF5232">
        <w:separator/>
      </w:r>
    </w:p>
  </w:footnote>
  <w:footnote w:type="continuationSeparator" w:id="0">
    <w:p w14:paraId="1AA4B9BC" w14:textId="77777777" w:rsidR="00B533B7" w:rsidRPr="00AF5232" w:rsidRDefault="00B533B7" w:rsidP="00364AAD">
      <w:pPr>
        <w:spacing w:line="240" w:lineRule="auto"/>
      </w:pPr>
      <w:r w:rsidRPr="00AF52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78358B8" w:rsidRPr="00AF5232" w14:paraId="47145758" w14:textId="77777777" w:rsidTr="678358B8">
      <w:trPr>
        <w:trHeight w:val="300"/>
      </w:trPr>
      <w:tc>
        <w:tcPr>
          <w:tcW w:w="2945" w:type="dxa"/>
        </w:tcPr>
        <w:p w14:paraId="3DC79EE8" w14:textId="77777777" w:rsidR="678358B8" w:rsidRPr="00AF5232" w:rsidRDefault="678358B8" w:rsidP="678358B8">
          <w:pPr>
            <w:pStyle w:val="Encabezado"/>
            <w:ind w:left="-115"/>
          </w:pPr>
        </w:p>
      </w:tc>
      <w:tc>
        <w:tcPr>
          <w:tcW w:w="2945" w:type="dxa"/>
        </w:tcPr>
        <w:p w14:paraId="2E27ED6B" w14:textId="77777777" w:rsidR="678358B8" w:rsidRPr="00AF5232" w:rsidRDefault="678358B8" w:rsidP="678358B8">
          <w:pPr>
            <w:pStyle w:val="Encabezado"/>
            <w:jc w:val="center"/>
          </w:pPr>
        </w:p>
      </w:tc>
      <w:tc>
        <w:tcPr>
          <w:tcW w:w="2945" w:type="dxa"/>
        </w:tcPr>
        <w:p w14:paraId="4CCBF21E" w14:textId="77777777" w:rsidR="678358B8" w:rsidRPr="00AF5232" w:rsidRDefault="678358B8" w:rsidP="678358B8">
          <w:pPr>
            <w:pStyle w:val="Encabezado"/>
            <w:ind w:right="-115"/>
            <w:jc w:val="right"/>
          </w:pPr>
        </w:p>
      </w:tc>
    </w:tr>
  </w:tbl>
  <w:p w14:paraId="72679AC4" w14:textId="77777777" w:rsidR="00411366" w:rsidRPr="00AF5232" w:rsidRDefault="0041136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78358B8" w:rsidRPr="00AF5232" w14:paraId="128846EC" w14:textId="77777777" w:rsidTr="678358B8">
      <w:trPr>
        <w:trHeight w:val="300"/>
      </w:trPr>
      <w:tc>
        <w:tcPr>
          <w:tcW w:w="2945" w:type="dxa"/>
        </w:tcPr>
        <w:p w14:paraId="7677590D" w14:textId="77777777" w:rsidR="678358B8" w:rsidRPr="00AF5232" w:rsidRDefault="678358B8" w:rsidP="678358B8">
          <w:pPr>
            <w:pStyle w:val="Encabezado"/>
            <w:ind w:left="-115"/>
          </w:pPr>
        </w:p>
      </w:tc>
      <w:tc>
        <w:tcPr>
          <w:tcW w:w="2945" w:type="dxa"/>
        </w:tcPr>
        <w:p w14:paraId="5BA03079" w14:textId="77777777" w:rsidR="678358B8" w:rsidRPr="00AF5232" w:rsidRDefault="678358B8" w:rsidP="678358B8">
          <w:pPr>
            <w:pStyle w:val="Encabezado"/>
            <w:jc w:val="center"/>
          </w:pPr>
        </w:p>
      </w:tc>
      <w:tc>
        <w:tcPr>
          <w:tcW w:w="2945" w:type="dxa"/>
        </w:tcPr>
        <w:p w14:paraId="2B706966" w14:textId="77777777" w:rsidR="678358B8" w:rsidRPr="00AF5232" w:rsidRDefault="678358B8" w:rsidP="678358B8">
          <w:pPr>
            <w:pStyle w:val="Encabezado"/>
            <w:ind w:right="-115"/>
            <w:jc w:val="right"/>
          </w:pPr>
        </w:p>
      </w:tc>
    </w:tr>
  </w:tbl>
  <w:p w14:paraId="11158F8C" w14:textId="77777777" w:rsidR="00411366" w:rsidRPr="00AF5232" w:rsidRDefault="0041136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78358B8" w:rsidRPr="00AF5232" w14:paraId="7C4D6E84" w14:textId="77777777" w:rsidTr="678358B8">
      <w:trPr>
        <w:trHeight w:val="300"/>
      </w:trPr>
      <w:tc>
        <w:tcPr>
          <w:tcW w:w="2945" w:type="dxa"/>
        </w:tcPr>
        <w:p w14:paraId="1329A3A4" w14:textId="77777777" w:rsidR="678358B8" w:rsidRPr="00AF5232" w:rsidRDefault="678358B8" w:rsidP="678358B8">
          <w:pPr>
            <w:pStyle w:val="Encabezado"/>
            <w:ind w:left="-115"/>
          </w:pPr>
        </w:p>
      </w:tc>
      <w:tc>
        <w:tcPr>
          <w:tcW w:w="2945" w:type="dxa"/>
        </w:tcPr>
        <w:p w14:paraId="3F777404" w14:textId="77777777" w:rsidR="678358B8" w:rsidRPr="00AF5232" w:rsidRDefault="678358B8" w:rsidP="678358B8">
          <w:pPr>
            <w:pStyle w:val="Encabezado"/>
            <w:jc w:val="center"/>
          </w:pPr>
        </w:p>
      </w:tc>
      <w:tc>
        <w:tcPr>
          <w:tcW w:w="2945" w:type="dxa"/>
        </w:tcPr>
        <w:p w14:paraId="64AA8216" w14:textId="77777777" w:rsidR="678358B8" w:rsidRPr="00AF5232" w:rsidRDefault="678358B8" w:rsidP="678358B8">
          <w:pPr>
            <w:pStyle w:val="Encabezado"/>
            <w:ind w:right="-115"/>
            <w:jc w:val="right"/>
          </w:pPr>
        </w:p>
      </w:tc>
    </w:tr>
  </w:tbl>
  <w:p w14:paraId="4195A6B4" w14:textId="77777777" w:rsidR="00411366" w:rsidRPr="00AF5232" w:rsidRDefault="00411366">
    <w:pPr>
      <w:pStyle w:val="Encabezado"/>
    </w:pPr>
  </w:p>
</w:hdr>
</file>

<file path=word/intelligence2.xml><?xml version="1.0" encoding="utf-8"?>
<int2:intelligence xmlns:int2="http://schemas.microsoft.com/office/intelligence/2020/intelligence" xmlns:oel="http://schemas.microsoft.com/office/2019/extlst">
  <int2:observations>
    <int2:textHash int2:hashCode="wGXSMwqN5traPo" int2:id="2ODj5Ykc">
      <int2:state int2:value="Rejected" int2:type="spell"/>
    </int2:textHash>
    <int2:textHash int2:hashCode="6EJLmHNgEFMZie" int2:id="7z6gFNz3">
      <int2:state int2:value="Rejected" int2:type="spell"/>
    </int2:textHash>
    <int2:textHash int2:hashCode="8cMHg6MRQFEPTR" int2:id="QLgFjKSu">
      <int2:state int2:value="Rejected" int2:type="spell"/>
    </int2:textHash>
    <int2:textHash int2:hashCode="xbF+rkg0U38TLk" int2:id="xf54Q0O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7FDB"/>
    <w:multiLevelType w:val="hybridMultilevel"/>
    <w:tmpl w:val="A968AA0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2D4B574D"/>
    <w:multiLevelType w:val="multilevel"/>
    <w:tmpl w:val="EC52AC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F09CF"/>
    <w:multiLevelType w:val="hybridMultilevel"/>
    <w:tmpl w:val="1AAC8BB2"/>
    <w:lvl w:ilvl="0" w:tplc="4860E3EA">
      <w:numFmt w:val="bullet"/>
      <w:lvlText w:val=""/>
      <w:lvlJc w:val="left"/>
      <w:pPr>
        <w:ind w:left="720" w:hanging="360"/>
      </w:pPr>
      <w:rPr>
        <w:rFonts w:ascii="Symbol" w:eastAsiaTheme="minorHAnsi"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010334615">
    <w:abstractNumId w:val="2"/>
  </w:num>
  <w:num w:numId="2" w16cid:durableId="998735171">
    <w:abstractNumId w:val="1"/>
  </w:num>
  <w:num w:numId="3" w16cid:durableId="1991789850">
    <w:abstractNumId w:val="0"/>
    <w:lvlOverride w:ilvl="0">
      <w:startOverride w:val="1"/>
    </w:lvlOverride>
  </w:num>
  <w:num w:numId="4" w16cid:durableId="2087459532">
    <w:abstractNumId w:val="0"/>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99A"/>
    <w:rsid w:val="0000095A"/>
    <w:rsid w:val="00001408"/>
    <w:rsid w:val="0000225B"/>
    <w:rsid w:val="00002B20"/>
    <w:rsid w:val="00002E66"/>
    <w:rsid w:val="000072B0"/>
    <w:rsid w:val="000102A4"/>
    <w:rsid w:val="00010CFA"/>
    <w:rsid w:val="00011181"/>
    <w:rsid w:val="00012484"/>
    <w:rsid w:val="00014D0F"/>
    <w:rsid w:val="000156F3"/>
    <w:rsid w:val="000160C2"/>
    <w:rsid w:val="00016CF5"/>
    <w:rsid w:val="00016E29"/>
    <w:rsid w:val="00017E0B"/>
    <w:rsid w:val="00020ACA"/>
    <w:rsid w:val="00021EF3"/>
    <w:rsid w:val="00022A96"/>
    <w:rsid w:val="000237BF"/>
    <w:rsid w:val="00024A7E"/>
    <w:rsid w:val="0002691F"/>
    <w:rsid w:val="000309CF"/>
    <w:rsid w:val="00031813"/>
    <w:rsid w:val="000338E0"/>
    <w:rsid w:val="00034855"/>
    <w:rsid w:val="00035798"/>
    <w:rsid w:val="00036B2E"/>
    <w:rsid w:val="00037594"/>
    <w:rsid w:val="00037A26"/>
    <w:rsid w:val="00042548"/>
    <w:rsid w:val="00043890"/>
    <w:rsid w:val="00046718"/>
    <w:rsid w:val="000470A3"/>
    <w:rsid w:val="00053417"/>
    <w:rsid w:val="00055E3A"/>
    <w:rsid w:val="00056735"/>
    <w:rsid w:val="00056EB6"/>
    <w:rsid w:val="00057108"/>
    <w:rsid w:val="00060AB3"/>
    <w:rsid w:val="0006180B"/>
    <w:rsid w:val="00061E88"/>
    <w:rsid w:val="00063D27"/>
    <w:rsid w:val="00064D7E"/>
    <w:rsid w:val="0006575C"/>
    <w:rsid w:val="000713AF"/>
    <w:rsid w:val="000716B0"/>
    <w:rsid w:val="00071D28"/>
    <w:rsid w:val="000736AA"/>
    <w:rsid w:val="00073D50"/>
    <w:rsid w:val="00074914"/>
    <w:rsid w:val="0007607E"/>
    <w:rsid w:val="00080345"/>
    <w:rsid w:val="00080E28"/>
    <w:rsid w:val="00080FBE"/>
    <w:rsid w:val="000834F4"/>
    <w:rsid w:val="00083EE2"/>
    <w:rsid w:val="00084CE2"/>
    <w:rsid w:val="00085205"/>
    <w:rsid w:val="000857AD"/>
    <w:rsid w:val="00087A32"/>
    <w:rsid w:val="00087CBF"/>
    <w:rsid w:val="00087F3F"/>
    <w:rsid w:val="00091D83"/>
    <w:rsid w:val="00091EE8"/>
    <w:rsid w:val="00093B38"/>
    <w:rsid w:val="00093FBB"/>
    <w:rsid w:val="0009497A"/>
    <w:rsid w:val="000952F1"/>
    <w:rsid w:val="000969C7"/>
    <w:rsid w:val="00097E39"/>
    <w:rsid w:val="000A12BD"/>
    <w:rsid w:val="000A325E"/>
    <w:rsid w:val="000A39BC"/>
    <w:rsid w:val="000A42C0"/>
    <w:rsid w:val="000A4418"/>
    <w:rsid w:val="000A5419"/>
    <w:rsid w:val="000A6477"/>
    <w:rsid w:val="000A6DBB"/>
    <w:rsid w:val="000B05B1"/>
    <w:rsid w:val="000B31D4"/>
    <w:rsid w:val="000B5390"/>
    <w:rsid w:val="000B6208"/>
    <w:rsid w:val="000B7D47"/>
    <w:rsid w:val="000C0325"/>
    <w:rsid w:val="000C0DCC"/>
    <w:rsid w:val="000C1216"/>
    <w:rsid w:val="000C1257"/>
    <w:rsid w:val="000C1BD7"/>
    <w:rsid w:val="000C423B"/>
    <w:rsid w:val="000C4B2E"/>
    <w:rsid w:val="000C6D26"/>
    <w:rsid w:val="000C6FC5"/>
    <w:rsid w:val="000C77E0"/>
    <w:rsid w:val="000E0862"/>
    <w:rsid w:val="000E1AA6"/>
    <w:rsid w:val="000E33D7"/>
    <w:rsid w:val="000E362B"/>
    <w:rsid w:val="000E492D"/>
    <w:rsid w:val="000E5569"/>
    <w:rsid w:val="000E5831"/>
    <w:rsid w:val="000E6ABC"/>
    <w:rsid w:val="000E7139"/>
    <w:rsid w:val="000E797B"/>
    <w:rsid w:val="000F1A5A"/>
    <w:rsid w:val="000F1ED8"/>
    <w:rsid w:val="000F2D1C"/>
    <w:rsid w:val="000F3890"/>
    <w:rsid w:val="000F59B0"/>
    <w:rsid w:val="000F6EC2"/>
    <w:rsid w:val="0010379D"/>
    <w:rsid w:val="00103F18"/>
    <w:rsid w:val="00104729"/>
    <w:rsid w:val="00104FB9"/>
    <w:rsid w:val="0010608E"/>
    <w:rsid w:val="001066D6"/>
    <w:rsid w:val="00110598"/>
    <w:rsid w:val="00110D97"/>
    <w:rsid w:val="00111081"/>
    <w:rsid w:val="00112ED5"/>
    <w:rsid w:val="001130E3"/>
    <w:rsid w:val="001143D1"/>
    <w:rsid w:val="00115746"/>
    <w:rsid w:val="001162DC"/>
    <w:rsid w:val="00116429"/>
    <w:rsid w:val="001174A8"/>
    <w:rsid w:val="00120FCF"/>
    <w:rsid w:val="00121A64"/>
    <w:rsid w:val="00123017"/>
    <w:rsid w:val="001256A1"/>
    <w:rsid w:val="00126AF9"/>
    <w:rsid w:val="00126B1F"/>
    <w:rsid w:val="00130120"/>
    <w:rsid w:val="001336D5"/>
    <w:rsid w:val="00141C74"/>
    <w:rsid w:val="00141F25"/>
    <w:rsid w:val="00142259"/>
    <w:rsid w:val="00142859"/>
    <w:rsid w:val="00142A4A"/>
    <w:rsid w:val="00143567"/>
    <w:rsid w:val="001437C2"/>
    <w:rsid w:val="0014561C"/>
    <w:rsid w:val="001457B7"/>
    <w:rsid w:val="001460AE"/>
    <w:rsid w:val="001472C4"/>
    <w:rsid w:val="00150BFE"/>
    <w:rsid w:val="0015318E"/>
    <w:rsid w:val="00153DF0"/>
    <w:rsid w:val="00160416"/>
    <w:rsid w:val="00160524"/>
    <w:rsid w:val="00160F3D"/>
    <w:rsid w:val="001617F3"/>
    <w:rsid w:val="001639AF"/>
    <w:rsid w:val="00163C17"/>
    <w:rsid w:val="00166BEB"/>
    <w:rsid w:val="00166D61"/>
    <w:rsid w:val="001701DC"/>
    <w:rsid w:val="001718D4"/>
    <w:rsid w:val="00171FC0"/>
    <w:rsid w:val="0017315B"/>
    <w:rsid w:val="00173160"/>
    <w:rsid w:val="00173A59"/>
    <w:rsid w:val="00175BB8"/>
    <w:rsid w:val="001762C5"/>
    <w:rsid w:val="00176FC9"/>
    <w:rsid w:val="00177100"/>
    <w:rsid w:val="0018442F"/>
    <w:rsid w:val="0018692F"/>
    <w:rsid w:val="0018720F"/>
    <w:rsid w:val="001873DF"/>
    <w:rsid w:val="00187BEF"/>
    <w:rsid w:val="0019199C"/>
    <w:rsid w:val="001935F0"/>
    <w:rsid w:val="00194A8C"/>
    <w:rsid w:val="001A22F7"/>
    <w:rsid w:val="001A29DA"/>
    <w:rsid w:val="001A2DE7"/>
    <w:rsid w:val="001A30F9"/>
    <w:rsid w:val="001A5303"/>
    <w:rsid w:val="001A5814"/>
    <w:rsid w:val="001A5B48"/>
    <w:rsid w:val="001A6CC9"/>
    <w:rsid w:val="001A7019"/>
    <w:rsid w:val="001A7ABA"/>
    <w:rsid w:val="001B2B8A"/>
    <w:rsid w:val="001B38D0"/>
    <w:rsid w:val="001B45FA"/>
    <w:rsid w:val="001B4A87"/>
    <w:rsid w:val="001B7040"/>
    <w:rsid w:val="001B744C"/>
    <w:rsid w:val="001B790E"/>
    <w:rsid w:val="001B7A71"/>
    <w:rsid w:val="001C199E"/>
    <w:rsid w:val="001C272B"/>
    <w:rsid w:val="001C2973"/>
    <w:rsid w:val="001C30C0"/>
    <w:rsid w:val="001C56CA"/>
    <w:rsid w:val="001C65D6"/>
    <w:rsid w:val="001C6FD0"/>
    <w:rsid w:val="001C72A4"/>
    <w:rsid w:val="001C77E7"/>
    <w:rsid w:val="001D2BC1"/>
    <w:rsid w:val="001D2E23"/>
    <w:rsid w:val="001D3391"/>
    <w:rsid w:val="001D6BA6"/>
    <w:rsid w:val="001D6C14"/>
    <w:rsid w:val="001D7247"/>
    <w:rsid w:val="001E2B81"/>
    <w:rsid w:val="001E4A3F"/>
    <w:rsid w:val="001E5670"/>
    <w:rsid w:val="001E5A1F"/>
    <w:rsid w:val="001E69EA"/>
    <w:rsid w:val="001E7249"/>
    <w:rsid w:val="001E785C"/>
    <w:rsid w:val="001E7896"/>
    <w:rsid w:val="001F55E2"/>
    <w:rsid w:val="001F5889"/>
    <w:rsid w:val="001F7620"/>
    <w:rsid w:val="002014D8"/>
    <w:rsid w:val="00202334"/>
    <w:rsid w:val="00204D96"/>
    <w:rsid w:val="00205543"/>
    <w:rsid w:val="00211144"/>
    <w:rsid w:val="002113BF"/>
    <w:rsid w:val="0021276F"/>
    <w:rsid w:val="002138CE"/>
    <w:rsid w:val="00213AF1"/>
    <w:rsid w:val="00214AA6"/>
    <w:rsid w:val="00216CE3"/>
    <w:rsid w:val="002176B4"/>
    <w:rsid w:val="002218F2"/>
    <w:rsid w:val="00223240"/>
    <w:rsid w:val="00224C3F"/>
    <w:rsid w:val="00225838"/>
    <w:rsid w:val="002262B6"/>
    <w:rsid w:val="0022709D"/>
    <w:rsid w:val="00227369"/>
    <w:rsid w:val="00230141"/>
    <w:rsid w:val="00231D76"/>
    <w:rsid w:val="002331EE"/>
    <w:rsid w:val="00233454"/>
    <w:rsid w:val="00233BF2"/>
    <w:rsid w:val="002340CC"/>
    <w:rsid w:val="00234A4B"/>
    <w:rsid w:val="002367B0"/>
    <w:rsid w:val="00236961"/>
    <w:rsid w:val="00236EF4"/>
    <w:rsid w:val="002376C8"/>
    <w:rsid w:val="00237961"/>
    <w:rsid w:val="00242389"/>
    <w:rsid w:val="00242844"/>
    <w:rsid w:val="0024298D"/>
    <w:rsid w:val="0024442D"/>
    <w:rsid w:val="00244A03"/>
    <w:rsid w:val="0024574A"/>
    <w:rsid w:val="00246E79"/>
    <w:rsid w:val="00247B8B"/>
    <w:rsid w:val="002516F4"/>
    <w:rsid w:val="00252280"/>
    <w:rsid w:val="002533CC"/>
    <w:rsid w:val="002546F3"/>
    <w:rsid w:val="00255F11"/>
    <w:rsid w:val="00256EA9"/>
    <w:rsid w:val="00257D49"/>
    <w:rsid w:val="00260BA6"/>
    <w:rsid w:val="002624F9"/>
    <w:rsid w:val="0026351D"/>
    <w:rsid w:val="00265B4D"/>
    <w:rsid w:val="00266892"/>
    <w:rsid w:val="002669B3"/>
    <w:rsid w:val="002676F9"/>
    <w:rsid w:val="0027099F"/>
    <w:rsid w:val="00270E84"/>
    <w:rsid w:val="00271D87"/>
    <w:rsid w:val="002720D9"/>
    <w:rsid w:val="00272CB6"/>
    <w:rsid w:val="002738B8"/>
    <w:rsid w:val="00274CEA"/>
    <w:rsid w:val="0027723E"/>
    <w:rsid w:val="002816CB"/>
    <w:rsid w:val="0028238C"/>
    <w:rsid w:val="0028262E"/>
    <w:rsid w:val="00282C86"/>
    <w:rsid w:val="002836E5"/>
    <w:rsid w:val="00283837"/>
    <w:rsid w:val="002841F6"/>
    <w:rsid w:val="00284419"/>
    <w:rsid w:val="00290BC0"/>
    <w:rsid w:val="00290F87"/>
    <w:rsid w:val="00291E05"/>
    <w:rsid w:val="00291E73"/>
    <w:rsid w:val="00292635"/>
    <w:rsid w:val="0029343C"/>
    <w:rsid w:val="00293F2D"/>
    <w:rsid w:val="00294BDD"/>
    <w:rsid w:val="002954A8"/>
    <w:rsid w:val="00295598"/>
    <w:rsid w:val="00295CAD"/>
    <w:rsid w:val="00295FA8"/>
    <w:rsid w:val="00296C6F"/>
    <w:rsid w:val="00297C01"/>
    <w:rsid w:val="002A1CE0"/>
    <w:rsid w:val="002A3324"/>
    <w:rsid w:val="002A4E91"/>
    <w:rsid w:val="002A5EB8"/>
    <w:rsid w:val="002B5E2C"/>
    <w:rsid w:val="002B6612"/>
    <w:rsid w:val="002B6802"/>
    <w:rsid w:val="002B6E29"/>
    <w:rsid w:val="002B7FC8"/>
    <w:rsid w:val="002C08FB"/>
    <w:rsid w:val="002C0E33"/>
    <w:rsid w:val="002C1462"/>
    <w:rsid w:val="002C1FC7"/>
    <w:rsid w:val="002C4DD8"/>
    <w:rsid w:val="002C5139"/>
    <w:rsid w:val="002C5969"/>
    <w:rsid w:val="002C5D49"/>
    <w:rsid w:val="002D0B76"/>
    <w:rsid w:val="002D2922"/>
    <w:rsid w:val="002D3C97"/>
    <w:rsid w:val="002D5FC0"/>
    <w:rsid w:val="002D6EB3"/>
    <w:rsid w:val="002D736C"/>
    <w:rsid w:val="002D7964"/>
    <w:rsid w:val="002E0511"/>
    <w:rsid w:val="002E094C"/>
    <w:rsid w:val="002E09EF"/>
    <w:rsid w:val="002E1A9A"/>
    <w:rsid w:val="002E3759"/>
    <w:rsid w:val="002E42F2"/>
    <w:rsid w:val="002E6916"/>
    <w:rsid w:val="002E6E85"/>
    <w:rsid w:val="002E7F5E"/>
    <w:rsid w:val="002F19CF"/>
    <w:rsid w:val="002F2B00"/>
    <w:rsid w:val="002F39AC"/>
    <w:rsid w:val="002F50F7"/>
    <w:rsid w:val="002F6DAB"/>
    <w:rsid w:val="002F757D"/>
    <w:rsid w:val="00301EC6"/>
    <w:rsid w:val="0030276C"/>
    <w:rsid w:val="00304D37"/>
    <w:rsid w:val="00306B07"/>
    <w:rsid w:val="00311785"/>
    <w:rsid w:val="0031326C"/>
    <w:rsid w:val="003135FF"/>
    <w:rsid w:val="00313701"/>
    <w:rsid w:val="00317982"/>
    <w:rsid w:val="00317F9C"/>
    <w:rsid w:val="00320860"/>
    <w:rsid w:val="00320D1A"/>
    <w:rsid w:val="00323A80"/>
    <w:rsid w:val="00323E53"/>
    <w:rsid w:val="00324E81"/>
    <w:rsid w:val="0032501E"/>
    <w:rsid w:val="00326DDC"/>
    <w:rsid w:val="00327075"/>
    <w:rsid w:val="00327251"/>
    <w:rsid w:val="00327A2D"/>
    <w:rsid w:val="00331AC3"/>
    <w:rsid w:val="00333A6B"/>
    <w:rsid w:val="00334C2C"/>
    <w:rsid w:val="00337458"/>
    <w:rsid w:val="00340989"/>
    <w:rsid w:val="00344324"/>
    <w:rsid w:val="003446E9"/>
    <w:rsid w:val="00346665"/>
    <w:rsid w:val="00347232"/>
    <w:rsid w:val="00347F29"/>
    <w:rsid w:val="00350EE5"/>
    <w:rsid w:val="00351000"/>
    <w:rsid w:val="00352331"/>
    <w:rsid w:val="003524C1"/>
    <w:rsid w:val="003525E3"/>
    <w:rsid w:val="0035379A"/>
    <w:rsid w:val="00354A28"/>
    <w:rsid w:val="003560D8"/>
    <w:rsid w:val="0035783B"/>
    <w:rsid w:val="00361356"/>
    <w:rsid w:val="00361ACE"/>
    <w:rsid w:val="00361C42"/>
    <w:rsid w:val="0036214F"/>
    <w:rsid w:val="00362B6C"/>
    <w:rsid w:val="00363180"/>
    <w:rsid w:val="00363D00"/>
    <w:rsid w:val="00363DD2"/>
    <w:rsid w:val="00364AAD"/>
    <w:rsid w:val="003656E7"/>
    <w:rsid w:val="00366860"/>
    <w:rsid w:val="0036743D"/>
    <w:rsid w:val="00367B93"/>
    <w:rsid w:val="003756A1"/>
    <w:rsid w:val="003760BC"/>
    <w:rsid w:val="0037680A"/>
    <w:rsid w:val="0038006E"/>
    <w:rsid w:val="003811A7"/>
    <w:rsid w:val="003814F8"/>
    <w:rsid w:val="003825FC"/>
    <w:rsid w:val="00382FC5"/>
    <w:rsid w:val="00384E48"/>
    <w:rsid w:val="00392D86"/>
    <w:rsid w:val="00395C6F"/>
    <w:rsid w:val="003962FD"/>
    <w:rsid w:val="00396DDB"/>
    <w:rsid w:val="00397078"/>
    <w:rsid w:val="003A0D82"/>
    <w:rsid w:val="003A1A63"/>
    <w:rsid w:val="003A1E9D"/>
    <w:rsid w:val="003A357E"/>
    <w:rsid w:val="003A3977"/>
    <w:rsid w:val="003A47A7"/>
    <w:rsid w:val="003A4B3F"/>
    <w:rsid w:val="003A4D0A"/>
    <w:rsid w:val="003A6DC8"/>
    <w:rsid w:val="003B0198"/>
    <w:rsid w:val="003B0892"/>
    <w:rsid w:val="003B18AE"/>
    <w:rsid w:val="003B266F"/>
    <w:rsid w:val="003B2DA6"/>
    <w:rsid w:val="003B39CA"/>
    <w:rsid w:val="003B483C"/>
    <w:rsid w:val="003B4864"/>
    <w:rsid w:val="003B553D"/>
    <w:rsid w:val="003B6747"/>
    <w:rsid w:val="003B7598"/>
    <w:rsid w:val="003C0E32"/>
    <w:rsid w:val="003C0E5A"/>
    <w:rsid w:val="003C11AD"/>
    <w:rsid w:val="003C2189"/>
    <w:rsid w:val="003C3636"/>
    <w:rsid w:val="003C3767"/>
    <w:rsid w:val="003C3CFA"/>
    <w:rsid w:val="003C46FD"/>
    <w:rsid w:val="003C4FA3"/>
    <w:rsid w:val="003D048C"/>
    <w:rsid w:val="003D0EF2"/>
    <w:rsid w:val="003D3C34"/>
    <w:rsid w:val="003D5967"/>
    <w:rsid w:val="003D6F1A"/>
    <w:rsid w:val="003D7F0D"/>
    <w:rsid w:val="003E29B9"/>
    <w:rsid w:val="003E3834"/>
    <w:rsid w:val="003E4CC2"/>
    <w:rsid w:val="003E50A6"/>
    <w:rsid w:val="003E5338"/>
    <w:rsid w:val="003E5530"/>
    <w:rsid w:val="003E676F"/>
    <w:rsid w:val="003F3C34"/>
    <w:rsid w:val="003F569B"/>
    <w:rsid w:val="003F6B33"/>
    <w:rsid w:val="003F6E5D"/>
    <w:rsid w:val="003F710A"/>
    <w:rsid w:val="003F7714"/>
    <w:rsid w:val="00400914"/>
    <w:rsid w:val="004009D5"/>
    <w:rsid w:val="00401834"/>
    <w:rsid w:val="00402620"/>
    <w:rsid w:val="00403F97"/>
    <w:rsid w:val="00404E13"/>
    <w:rsid w:val="00410491"/>
    <w:rsid w:val="0041058D"/>
    <w:rsid w:val="00411366"/>
    <w:rsid w:val="004123A9"/>
    <w:rsid w:val="004123D0"/>
    <w:rsid w:val="0041375D"/>
    <w:rsid w:val="00413F33"/>
    <w:rsid w:val="004145C9"/>
    <w:rsid w:val="0041509D"/>
    <w:rsid w:val="0041612D"/>
    <w:rsid w:val="00416172"/>
    <w:rsid w:val="0041668A"/>
    <w:rsid w:val="004172EB"/>
    <w:rsid w:val="00420BCA"/>
    <w:rsid w:val="004227F1"/>
    <w:rsid w:val="004238A0"/>
    <w:rsid w:val="004240FA"/>
    <w:rsid w:val="00424E7C"/>
    <w:rsid w:val="0042578D"/>
    <w:rsid w:val="0042584C"/>
    <w:rsid w:val="00425E53"/>
    <w:rsid w:val="00426963"/>
    <w:rsid w:val="00426A85"/>
    <w:rsid w:val="00426C18"/>
    <w:rsid w:val="00427318"/>
    <w:rsid w:val="004303C7"/>
    <w:rsid w:val="00430AEC"/>
    <w:rsid w:val="004313C8"/>
    <w:rsid w:val="00431C11"/>
    <w:rsid w:val="00433744"/>
    <w:rsid w:val="00435DB7"/>
    <w:rsid w:val="00435DF7"/>
    <w:rsid w:val="00442881"/>
    <w:rsid w:val="00443935"/>
    <w:rsid w:val="00443AB1"/>
    <w:rsid w:val="0044476D"/>
    <w:rsid w:val="00445A20"/>
    <w:rsid w:val="00446FC6"/>
    <w:rsid w:val="004475A1"/>
    <w:rsid w:val="004507DF"/>
    <w:rsid w:val="004511E0"/>
    <w:rsid w:val="004513CF"/>
    <w:rsid w:val="00451442"/>
    <w:rsid w:val="00451D58"/>
    <w:rsid w:val="00452D32"/>
    <w:rsid w:val="0045323F"/>
    <w:rsid w:val="00453EC9"/>
    <w:rsid w:val="00454407"/>
    <w:rsid w:val="0045440E"/>
    <w:rsid w:val="004545AD"/>
    <w:rsid w:val="004558C8"/>
    <w:rsid w:val="00455DC4"/>
    <w:rsid w:val="00460A42"/>
    <w:rsid w:val="0046108B"/>
    <w:rsid w:val="0046405D"/>
    <w:rsid w:val="00464B99"/>
    <w:rsid w:val="00466136"/>
    <w:rsid w:val="0046673A"/>
    <w:rsid w:val="00467268"/>
    <w:rsid w:val="004674B4"/>
    <w:rsid w:val="004676F0"/>
    <w:rsid w:val="004711F2"/>
    <w:rsid w:val="00471565"/>
    <w:rsid w:val="0047197B"/>
    <w:rsid w:val="00472FD7"/>
    <w:rsid w:val="00473F5B"/>
    <w:rsid w:val="00475413"/>
    <w:rsid w:val="004757B7"/>
    <w:rsid w:val="004760BB"/>
    <w:rsid w:val="00480D7A"/>
    <w:rsid w:val="004814EC"/>
    <w:rsid w:val="004818B7"/>
    <w:rsid w:val="004819D2"/>
    <w:rsid w:val="00482DF7"/>
    <w:rsid w:val="00485970"/>
    <w:rsid w:val="00491196"/>
    <w:rsid w:val="004913F6"/>
    <w:rsid w:val="00491EEF"/>
    <w:rsid w:val="00495598"/>
    <w:rsid w:val="004956FA"/>
    <w:rsid w:val="004959D8"/>
    <w:rsid w:val="0049796E"/>
    <w:rsid w:val="00497C00"/>
    <w:rsid w:val="00497D45"/>
    <w:rsid w:val="004A2FFD"/>
    <w:rsid w:val="004A456D"/>
    <w:rsid w:val="004A6C21"/>
    <w:rsid w:val="004A70C1"/>
    <w:rsid w:val="004A7771"/>
    <w:rsid w:val="004B1673"/>
    <w:rsid w:val="004B26D3"/>
    <w:rsid w:val="004B2A31"/>
    <w:rsid w:val="004B3596"/>
    <w:rsid w:val="004B438D"/>
    <w:rsid w:val="004C19A9"/>
    <w:rsid w:val="004C20C3"/>
    <w:rsid w:val="004C2D1B"/>
    <w:rsid w:val="004C5E77"/>
    <w:rsid w:val="004C5EF5"/>
    <w:rsid w:val="004C6035"/>
    <w:rsid w:val="004C6889"/>
    <w:rsid w:val="004C6A51"/>
    <w:rsid w:val="004C7473"/>
    <w:rsid w:val="004D166D"/>
    <w:rsid w:val="004D2DBD"/>
    <w:rsid w:val="004D34F8"/>
    <w:rsid w:val="004D3666"/>
    <w:rsid w:val="004D38BF"/>
    <w:rsid w:val="004D61DF"/>
    <w:rsid w:val="004E0490"/>
    <w:rsid w:val="004E0725"/>
    <w:rsid w:val="004E086F"/>
    <w:rsid w:val="004E0EB7"/>
    <w:rsid w:val="004E1F83"/>
    <w:rsid w:val="004E43C4"/>
    <w:rsid w:val="004E4B60"/>
    <w:rsid w:val="004E5664"/>
    <w:rsid w:val="004E58A4"/>
    <w:rsid w:val="004E684D"/>
    <w:rsid w:val="004E6ACA"/>
    <w:rsid w:val="004E7AD5"/>
    <w:rsid w:val="004F20C9"/>
    <w:rsid w:val="004F2C96"/>
    <w:rsid w:val="004F4561"/>
    <w:rsid w:val="004F69EB"/>
    <w:rsid w:val="004F74CC"/>
    <w:rsid w:val="004F7F1D"/>
    <w:rsid w:val="005013DC"/>
    <w:rsid w:val="00504775"/>
    <w:rsid w:val="00504B7A"/>
    <w:rsid w:val="00507403"/>
    <w:rsid w:val="0050745B"/>
    <w:rsid w:val="00507E4E"/>
    <w:rsid w:val="00511646"/>
    <w:rsid w:val="0051174C"/>
    <w:rsid w:val="00513744"/>
    <w:rsid w:val="005140F2"/>
    <w:rsid w:val="005153A6"/>
    <w:rsid w:val="005160D2"/>
    <w:rsid w:val="00516EF1"/>
    <w:rsid w:val="00517F07"/>
    <w:rsid w:val="00523F86"/>
    <w:rsid w:val="00524B0B"/>
    <w:rsid w:val="00525F79"/>
    <w:rsid w:val="005269EE"/>
    <w:rsid w:val="00532305"/>
    <w:rsid w:val="00533A68"/>
    <w:rsid w:val="005348A5"/>
    <w:rsid w:val="005371A7"/>
    <w:rsid w:val="00537C59"/>
    <w:rsid w:val="00541C8D"/>
    <w:rsid w:val="00542D5F"/>
    <w:rsid w:val="00543879"/>
    <w:rsid w:val="005439AF"/>
    <w:rsid w:val="0054505E"/>
    <w:rsid w:val="0054735F"/>
    <w:rsid w:val="005475AC"/>
    <w:rsid w:val="00550581"/>
    <w:rsid w:val="00551DC0"/>
    <w:rsid w:val="005524BF"/>
    <w:rsid w:val="00552FB0"/>
    <w:rsid w:val="00553236"/>
    <w:rsid w:val="00553432"/>
    <w:rsid w:val="0055397F"/>
    <w:rsid w:val="005557D7"/>
    <w:rsid w:val="00556505"/>
    <w:rsid w:val="00560C1B"/>
    <w:rsid w:val="005613D4"/>
    <w:rsid w:val="005615BB"/>
    <w:rsid w:val="005622EA"/>
    <w:rsid w:val="0056396E"/>
    <w:rsid w:val="00566650"/>
    <w:rsid w:val="00567072"/>
    <w:rsid w:val="0056726E"/>
    <w:rsid w:val="00570584"/>
    <w:rsid w:val="005715C4"/>
    <w:rsid w:val="00571F19"/>
    <w:rsid w:val="005721B4"/>
    <w:rsid w:val="00572512"/>
    <w:rsid w:val="00573951"/>
    <w:rsid w:val="0057450C"/>
    <w:rsid w:val="005812FA"/>
    <w:rsid w:val="005821BD"/>
    <w:rsid w:val="00582631"/>
    <w:rsid w:val="00583CBD"/>
    <w:rsid w:val="00583CF5"/>
    <w:rsid w:val="005911CF"/>
    <w:rsid w:val="00593FBB"/>
    <w:rsid w:val="00595A01"/>
    <w:rsid w:val="005A082E"/>
    <w:rsid w:val="005A155E"/>
    <w:rsid w:val="005A1B05"/>
    <w:rsid w:val="005A2936"/>
    <w:rsid w:val="005A4A94"/>
    <w:rsid w:val="005A5989"/>
    <w:rsid w:val="005A61C4"/>
    <w:rsid w:val="005A6628"/>
    <w:rsid w:val="005A6847"/>
    <w:rsid w:val="005A6B59"/>
    <w:rsid w:val="005A6FB1"/>
    <w:rsid w:val="005B3EC7"/>
    <w:rsid w:val="005B44F8"/>
    <w:rsid w:val="005B6152"/>
    <w:rsid w:val="005B63BB"/>
    <w:rsid w:val="005C293E"/>
    <w:rsid w:val="005C3F8C"/>
    <w:rsid w:val="005C45B8"/>
    <w:rsid w:val="005C5E3E"/>
    <w:rsid w:val="005C61DC"/>
    <w:rsid w:val="005C79E3"/>
    <w:rsid w:val="005C7BF3"/>
    <w:rsid w:val="005D22BF"/>
    <w:rsid w:val="005D2306"/>
    <w:rsid w:val="005D2717"/>
    <w:rsid w:val="005D367B"/>
    <w:rsid w:val="005D4723"/>
    <w:rsid w:val="005D5965"/>
    <w:rsid w:val="005D6A82"/>
    <w:rsid w:val="005D6CF6"/>
    <w:rsid w:val="005D72D7"/>
    <w:rsid w:val="005E0763"/>
    <w:rsid w:val="005E0BB2"/>
    <w:rsid w:val="005E103B"/>
    <w:rsid w:val="005E1FB1"/>
    <w:rsid w:val="005E290E"/>
    <w:rsid w:val="005E3456"/>
    <w:rsid w:val="005E62C0"/>
    <w:rsid w:val="005E6735"/>
    <w:rsid w:val="005E68F7"/>
    <w:rsid w:val="005F0CFA"/>
    <w:rsid w:val="005F12FA"/>
    <w:rsid w:val="005F18D9"/>
    <w:rsid w:val="005F3E3E"/>
    <w:rsid w:val="005F531F"/>
    <w:rsid w:val="005F654A"/>
    <w:rsid w:val="005F730E"/>
    <w:rsid w:val="0060005F"/>
    <w:rsid w:val="006045F4"/>
    <w:rsid w:val="006074A9"/>
    <w:rsid w:val="00610AAD"/>
    <w:rsid w:val="00611BCA"/>
    <w:rsid w:val="00611E6A"/>
    <w:rsid w:val="00612ACA"/>
    <w:rsid w:val="00614442"/>
    <w:rsid w:val="00615AE5"/>
    <w:rsid w:val="00615C03"/>
    <w:rsid w:val="00616465"/>
    <w:rsid w:val="006166DD"/>
    <w:rsid w:val="00620AAC"/>
    <w:rsid w:val="006217C2"/>
    <w:rsid w:val="006219EF"/>
    <w:rsid w:val="00621BD5"/>
    <w:rsid w:val="00621DB5"/>
    <w:rsid w:val="00622B7E"/>
    <w:rsid w:val="00623AA7"/>
    <w:rsid w:val="00624246"/>
    <w:rsid w:val="00625911"/>
    <w:rsid w:val="00627D99"/>
    <w:rsid w:val="00627E0E"/>
    <w:rsid w:val="00630FA0"/>
    <w:rsid w:val="006312DA"/>
    <w:rsid w:val="006344A8"/>
    <w:rsid w:val="00635587"/>
    <w:rsid w:val="00641178"/>
    <w:rsid w:val="0064130A"/>
    <w:rsid w:val="006413BF"/>
    <w:rsid w:val="0064147D"/>
    <w:rsid w:val="0064494A"/>
    <w:rsid w:val="0064646F"/>
    <w:rsid w:val="0064777D"/>
    <w:rsid w:val="00652E3F"/>
    <w:rsid w:val="00655F6C"/>
    <w:rsid w:val="00656B44"/>
    <w:rsid w:val="00656E1F"/>
    <w:rsid w:val="0065793C"/>
    <w:rsid w:val="00657B34"/>
    <w:rsid w:val="00657E96"/>
    <w:rsid w:val="00662A8B"/>
    <w:rsid w:val="00662AC6"/>
    <w:rsid w:val="006632D8"/>
    <w:rsid w:val="006644F2"/>
    <w:rsid w:val="0066459E"/>
    <w:rsid w:val="006704C2"/>
    <w:rsid w:val="006705CF"/>
    <w:rsid w:val="00671D71"/>
    <w:rsid w:val="00673440"/>
    <w:rsid w:val="006749CB"/>
    <w:rsid w:val="0067555F"/>
    <w:rsid w:val="006800A8"/>
    <w:rsid w:val="00680BDC"/>
    <w:rsid w:val="00680FD3"/>
    <w:rsid w:val="006830F5"/>
    <w:rsid w:val="00685A4E"/>
    <w:rsid w:val="006866AB"/>
    <w:rsid w:val="00690398"/>
    <w:rsid w:val="00691510"/>
    <w:rsid w:val="00693EA6"/>
    <w:rsid w:val="006942C7"/>
    <w:rsid w:val="0069430F"/>
    <w:rsid w:val="00694336"/>
    <w:rsid w:val="00695D16"/>
    <w:rsid w:val="006967A7"/>
    <w:rsid w:val="00696C97"/>
    <w:rsid w:val="0069728D"/>
    <w:rsid w:val="006972D9"/>
    <w:rsid w:val="006A0A5D"/>
    <w:rsid w:val="006A1363"/>
    <w:rsid w:val="006A25DB"/>
    <w:rsid w:val="006A2632"/>
    <w:rsid w:val="006A2AFE"/>
    <w:rsid w:val="006A2CA0"/>
    <w:rsid w:val="006A3BCB"/>
    <w:rsid w:val="006A41AE"/>
    <w:rsid w:val="006A4C3B"/>
    <w:rsid w:val="006A5E37"/>
    <w:rsid w:val="006A6435"/>
    <w:rsid w:val="006A73E4"/>
    <w:rsid w:val="006A7ECF"/>
    <w:rsid w:val="006A7F91"/>
    <w:rsid w:val="006B0EF7"/>
    <w:rsid w:val="006B1075"/>
    <w:rsid w:val="006B179B"/>
    <w:rsid w:val="006B2346"/>
    <w:rsid w:val="006B2428"/>
    <w:rsid w:val="006B3498"/>
    <w:rsid w:val="006B37BE"/>
    <w:rsid w:val="006B43DE"/>
    <w:rsid w:val="006B65E1"/>
    <w:rsid w:val="006C3A39"/>
    <w:rsid w:val="006C4024"/>
    <w:rsid w:val="006C46ED"/>
    <w:rsid w:val="006C4CC1"/>
    <w:rsid w:val="006C5156"/>
    <w:rsid w:val="006C51F9"/>
    <w:rsid w:val="006C542C"/>
    <w:rsid w:val="006C7115"/>
    <w:rsid w:val="006C7DC8"/>
    <w:rsid w:val="006D02C8"/>
    <w:rsid w:val="006D093B"/>
    <w:rsid w:val="006D206D"/>
    <w:rsid w:val="006D6C1C"/>
    <w:rsid w:val="006D7445"/>
    <w:rsid w:val="006E0A7A"/>
    <w:rsid w:val="006E1027"/>
    <w:rsid w:val="006E10D5"/>
    <w:rsid w:val="006E176A"/>
    <w:rsid w:val="006E1CBF"/>
    <w:rsid w:val="006E2021"/>
    <w:rsid w:val="006E2947"/>
    <w:rsid w:val="006E36B9"/>
    <w:rsid w:val="006E3889"/>
    <w:rsid w:val="006E5D83"/>
    <w:rsid w:val="006E71DA"/>
    <w:rsid w:val="006F091C"/>
    <w:rsid w:val="006F16E8"/>
    <w:rsid w:val="006F1B61"/>
    <w:rsid w:val="006F39F6"/>
    <w:rsid w:val="006F3E5E"/>
    <w:rsid w:val="006F45BC"/>
    <w:rsid w:val="006F6785"/>
    <w:rsid w:val="006F7550"/>
    <w:rsid w:val="006F7D1D"/>
    <w:rsid w:val="00700220"/>
    <w:rsid w:val="0070138A"/>
    <w:rsid w:val="00701AAB"/>
    <w:rsid w:val="00701BD2"/>
    <w:rsid w:val="00702A37"/>
    <w:rsid w:val="00702F01"/>
    <w:rsid w:val="007032E7"/>
    <w:rsid w:val="00703E74"/>
    <w:rsid w:val="00704389"/>
    <w:rsid w:val="00704884"/>
    <w:rsid w:val="00705465"/>
    <w:rsid w:val="00706544"/>
    <w:rsid w:val="007071F1"/>
    <w:rsid w:val="00712475"/>
    <w:rsid w:val="00713F1F"/>
    <w:rsid w:val="00714BB2"/>
    <w:rsid w:val="00714C03"/>
    <w:rsid w:val="00716B39"/>
    <w:rsid w:val="00720EFD"/>
    <w:rsid w:val="007226EA"/>
    <w:rsid w:val="00725FAA"/>
    <w:rsid w:val="007266E1"/>
    <w:rsid w:val="00733C95"/>
    <w:rsid w:val="007361F5"/>
    <w:rsid w:val="00737109"/>
    <w:rsid w:val="00737AF2"/>
    <w:rsid w:val="00737BD8"/>
    <w:rsid w:val="00743178"/>
    <w:rsid w:val="00743380"/>
    <w:rsid w:val="00743728"/>
    <w:rsid w:val="0074504B"/>
    <w:rsid w:val="00745F31"/>
    <w:rsid w:val="00746719"/>
    <w:rsid w:val="00746966"/>
    <w:rsid w:val="00746B8C"/>
    <w:rsid w:val="007500DF"/>
    <w:rsid w:val="00753621"/>
    <w:rsid w:val="00753DA0"/>
    <w:rsid w:val="007555E1"/>
    <w:rsid w:val="007566CB"/>
    <w:rsid w:val="0075672F"/>
    <w:rsid w:val="00756E1E"/>
    <w:rsid w:val="00757B78"/>
    <w:rsid w:val="0076016B"/>
    <w:rsid w:val="00762A8F"/>
    <w:rsid w:val="0076314B"/>
    <w:rsid w:val="0076577A"/>
    <w:rsid w:val="00770AAF"/>
    <w:rsid w:val="00770BA3"/>
    <w:rsid w:val="00771FF8"/>
    <w:rsid w:val="007738BD"/>
    <w:rsid w:val="00775B1C"/>
    <w:rsid w:val="00780528"/>
    <w:rsid w:val="00780A3C"/>
    <w:rsid w:val="00781261"/>
    <w:rsid w:val="00781C6C"/>
    <w:rsid w:val="00785A95"/>
    <w:rsid w:val="00787EDD"/>
    <w:rsid w:val="00791D38"/>
    <w:rsid w:val="007938F7"/>
    <w:rsid w:val="007A040C"/>
    <w:rsid w:val="007A13D0"/>
    <w:rsid w:val="007A27F9"/>
    <w:rsid w:val="007A363D"/>
    <w:rsid w:val="007B035A"/>
    <w:rsid w:val="007B050F"/>
    <w:rsid w:val="007B0CB0"/>
    <w:rsid w:val="007B24DC"/>
    <w:rsid w:val="007B2AEF"/>
    <w:rsid w:val="007B3A1C"/>
    <w:rsid w:val="007B4046"/>
    <w:rsid w:val="007B5CD6"/>
    <w:rsid w:val="007B6894"/>
    <w:rsid w:val="007B699A"/>
    <w:rsid w:val="007B7B3E"/>
    <w:rsid w:val="007C0CCA"/>
    <w:rsid w:val="007C186C"/>
    <w:rsid w:val="007C1A74"/>
    <w:rsid w:val="007C213C"/>
    <w:rsid w:val="007C30E1"/>
    <w:rsid w:val="007C359C"/>
    <w:rsid w:val="007C4481"/>
    <w:rsid w:val="007C6B6C"/>
    <w:rsid w:val="007C6B8A"/>
    <w:rsid w:val="007C75CD"/>
    <w:rsid w:val="007D3404"/>
    <w:rsid w:val="007D3E16"/>
    <w:rsid w:val="007D400E"/>
    <w:rsid w:val="007D5FB5"/>
    <w:rsid w:val="007D649C"/>
    <w:rsid w:val="007D64A2"/>
    <w:rsid w:val="007D7651"/>
    <w:rsid w:val="007E1A60"/>
    <w:rsid w:val="007E2052"/>
    <w:rsid w:val="007E3123"/>
    <w:rsid w:val="007E3763"/>
    <w:rsid w:val="007E3E36"/>
    <w:rsid w:val="007F17B8"/>
    <w:rsid w:val="007F1D57"/>
    <w:rsid w:val="007F3E5C"/>
    <w:rsid w:val="007F41FB"/>
    <w:rsid w:val="007F5CA6"/>
    <w:rsid w:val="007F5DA1"/>
    <w:rsid w:val="007F6687"/>
    <w:rsid w:val="007F74A4"/>
    <w:rsid w:val="007F7960"/>
    <w:rsid w:val="007F7989"/>
    <w:rsid w:val="007F7AF8"/>
    <w:rsid w:val="00801FEE"/>
    <w:rsid w:val="008034CD"/>
    <w:rsid w:val="00803C96"/>
    <w:rsid w:val="008061AF"/>
    <w:rsid w:val="00806463"/>
    <w:rsid w:val="008072AD"/>
    <w:rsid w:val="0081035A"/>
    <w:rsid w:val="008136B7"/>
    <w:rsid w:val="0081373B"/>
    <w:rsid w:val="00814DD3"/>
    <w:rsid w:val="008150A3"/>
    <w:rsid w:val="00816CB9"/>
    <w:rsid w:val="00820964"/>
    <w:rsid w:val="00822472"/>
    <w:rsid w:val="00822FC5"/>
    <w:rsid w:val="00823166"/>
    <w:rsid w:val="0082341B"/>
    <w:rsid w:val="00825AAE"/>
    <w:rsid w:val="00826A80"/>
    <w:rsid w:val="008276D3"/>
    <w:rsid w:val="0083024C"/>
    <w:rsid w:val="00831ED4"/>
    <w:rsid w:val="0083494A"/>
    <w:rsid w:val="00834C27"/>
    <w:rsid w:val="00836992"/>
    <w:rsid w:val="0083798B"/>
    <w:rsid w:val="00841F71"/>
    <w:rsid w:val="00842EB0"/>
    <w:rsid w:val="0084349E"/>
    <w:rsid w:val="008434A3"/>
    <w:rsid w:val="00845662"/>
    <w:rsid w:val="008521BC"/>
    <w:rsid w:val="008539B4"/>
    <w:rsid w:val="008552AE"/>
    <w:rsid w:val="008602D6"/>
    <w:rsid w:val="00860567"/>
    <w:rsid w:val="008610C4"/>
    <w:rsid w:val="00862DBE"/>
    <w:rsid w:val="00863F9C"/>
    <w:rsid w:val="00864AF8"/>
    <w:rsid w:val="00864E2C"/>
    <w:rsid w:val="00865391"/>
    <w:rsid w:val="00865F36"/>
    <w:rsid w:val="0087062A"/>
    <w:rsid w:val="00870A17"/>
    <w:rsid w:val="008715BC"/>
    <w:rsid w:val="00872F45"/>
    <w:rsid w:val="00873151"/>
    <w:rsid w:val="00873696"/>
    <w:rsid w:val="00873FFD"/>
    <w:rsid w:val="00874060"/>
    <w:rsid w:val="0087458A"/>
    <w:rsid w:val="00874F27"/>
    <w:rsid w:val="00880B54"/>
    <w:rsid w:val="00882264"/>
    <w:rsid w:val="00884691"/>
    <w:rsid w:val="00885DB8"/>
    <w:rsid w:val="0088660C"/>
    <w:rsid w:val="00887786"/>
    <w:rsid w:val="00887A3D"/>
    <w:rsid w:val="00890997"/>
    <w:rsid w:val="00891223"/>
    <w:rsid w:val="0089194F"/>
    <w:rsid w:val="008922CB"/>
    <w:rsid w:val="00892420"/>
    <w:rsid w:val="00892D14"/>
    <w:rsid w:val="008A0471"/>
    <w:rsid w:val="008A1F5A"/>
    <w:rsid w:val="008A2C45"/>
    <w:rsid w:val="008A3023"/>
    <w:rsid w:val="008A333F"/>
    <w:rsid w:val="008A44F9"/>
    <w:rsid w:val="008A681B"/>
    <w:rsid w:val="008A7544"/>
    <w:rsid w:val="008B0837"/>
    <w:rsid w:val="008B2B96"/>
    <w:rsid w:val="008B3B02"/>
    <w:rsid w:val="008C0E58"/>
    <w:rsid w:val="008C1BA9"/>
    <w:rsid w:val="008C2F30"/>
    <w:rsid w:val="008C3412"/>
    <w:rsid w:val="008C3582"/>
    <w:rsid w:val="008C4140"/>
    <w:rsid w:val="008C43F4"/>
    <w:rsid w:val="008C5430"/>
    <w:rsid w:val="008C56F7"/>
    <w:rsid w:val="008C609A"/>
    <w:rsid w:val="008C60C4"/>
    <w:rsid w:val="008C64D0"/>
    <w:rsid w:val="008C776C"/>
    <w:rsid w:val="008D15C5"/>
    <w:rsid w:val="008D5A14"/>
    <w:rsid w:val="008D60A8"/>
    <w:rsid w:val="008D6F47"/>
    <w:rsid w:val="008E18DB"/>
    <w:rsid w:val="008E1B53"/>
    <w:rsid w:val="008E2156"/>
    <w:rsid w:val="008E2C03"/>
    <w:rsid w:val="008E3CB9"/>
    <w:rsid w:val="008F3BA2"/>
    <w:rsid w:val="008F4BB1"/>
    <w:rsid w:val="008F4FE7"/>
    <w:rsid w:val="008F5C42"/>
    <w:rsid w:val="008F641A"/>
    <w:rsid w:val="008F7072"/>
    <w:rsid w:val="008F7269"/>
    <w:rsid w:val="008F7698"/>
    <w:rsid w:val="009013B0"/>
    <w:rsid w:val="00902548"/>
    <w:rsid w:val="00903987"/>
    <w:rsid w:val="009043D6"/>
    <w:rsid w:val="00904901"/>
    <w:rsid w:val="00904991"/>
    <w:rsid w:val="00911163"/>
    <w:rsid w:val="0091452A"/>
    <w:rsid w:val="00914C59"/>
    <w:rsid w:val="00914E75"/>
    <w:rsid w:val="0091632B"/>
    <w:rsid w:val="0091718F"/>
    <w:rsid w:val="009202D3"/>
    <w:rsid w:val="00920A9C"/>
    <w:rsid w:val="00921D05"/>
    <w:rsid w:val="00923EC7"/>
    <w:rsid w:val="00927DCE"/>
    <w:rsid w:val="009304DA"/>
    <w:rsid w:val="00930D82"/>
    <w:rsid w:val="00932104"/>
    <w:rsid w:val="0093238E"/>
    <w:rsid w:val="00932BF7"/>
    <w:rsid w:val="00932CDC"/>
    <w:rsid w:val="00932E88"/>
    <w:rsid w:val="00933C73"/>
    <w:rsid w:val="009345EC"/>
    <w:rsid w:val="0094028E"/>
    <w:rsid w:val="0094070B"/>
    <w:rsid w:val="00940D18"/>
    <w:rsid w:val="00941F09"/>
    <w:rsid w:val="009441F3"/>
    <w:rsid w:val="00944C2D"/>
    <w:rsid w:val="0094516B"/>
    <w:rsid w:val="009521D6"/>
    <w:rsid w:val="00952C19"/>
    <w:rsid w:val="0095432B"/>
    <w:rsid w:val="00954EA8"/>
    <w:rsid w:val="00956337"/>
    <w:rsid w:val="009567FD"/>
    <w:rsid w:val="009572DC"/>
    <w:rsid w:val="00960D82"/>
    <w:rsid w:val="00961A5C"/>
    <w:rsid w:val="0096377E"/>
    <w:rsid w:val="00963AEE"/>
    <w:rsid w:val="00963C6D"/>
    <w:rsid w:val="00964FB8"/>
    <w:rsid w:val="009658E3"/>
    <w:rsid w:val="00967413"/>
    <w:rsid w:val="00971020"/>
    <w:rsid w:val="00971A32"/>
    <w:rsid w:val="009750AB"/>
    <w:rsid w:val="00976A23"/>
    <w:rsid w:val="009771E4"/>
    <w:rsid w:val="009816F6"/>
    <w:rsid w:val="00982532"/>
    <w:rsid w:val="009837C7"/>
    <w:rsid w:val="0098625C"/>
    <w:rsid w:val="00987086"/>
    <w:rsid w:val="00992030"/>
    <w:rsid w:val="00992240"/>
    <w:rsid w:val="00992E4C"/>
    <w:rsid w:val="00993BC3"/>
    <w:rsid w:val="00993D28"/>
    <w:rsid w:val="00993DBE"/>
    <w:rsid w:val="00994B40"/>
    <w:rsid w:val="009974F4"/>
    <w:rsid w:val="009A04B6"/>
    <w:rsid w:val="009A115A"/>
    <w:rsid w:val="009A1CF5"/>
    <w:rsid w:val="009A272E"/>
    <w:rsid w:val="009A2DE7"/>
    <w:rsid w:val="009A3117"/>
    <w:rsid w:val="009A3160"/>
    <w:rsid w:val="009A4CD5"/>
    <w:rsid w:val="009A72A1"/>
    <w:rsid w:val="009A783B"/>
    <w:rsid w:val="009B40F5"/>
    <w:rsid w:val="009B45B9"/>
    <w:rsid w:val="009B4B45"/>
    <w:rsid w:val="009B7A89"/>
    <w:rsid w:val="009C1092"/>
    <w:rsid w:val="009C2568"/>
    <w:rsid w:val="009C4075"/>
    <w:rsid w:val="009C5324"/>
    <w:rsid w:val="009C5FCF"/>
    <w:rsid w:val="009C7309"/>
    <w:rsid w:val="009C7FB9"/>
    <w:rsid w:val="009D01CD"/>
    <w:rsid w:val="009D5F3B"/>
    <w:rsid w:val="009D6672"/>
    <w:rsid w:val="009E0C28"/>
    <w:rsid w:val="009E0FEA"/>
    <w:rsid w:val="009E3247"/>
    <w:rsid w:val="009E4394"/>
    <w:rsid w:val="009E4ECD"/>
    <w:rsid w:val="009E5111"/>
    <w:rsid w:val="009E5D4C"/>
    <w:rsid w:val="009E6D6F"/>
    <w:rsid w:val="009F11F8"/>
    <w:rsid w:val="009F26B5"/>
    <w:rsid w:val="009F2AED"/>
    <w:rsid w:val="009F3AEF"/>
    <w:rsid w:val="009F3FEA"/>
    <w:rsid w:val="009F563E"/>
    <w:rsid w:val="009F5A3D"/>
    <w:rsid w:val="009F6BA1"/>
    <w:rsid w:val="009F6C25"/>
    <w:rsid w:val="009F6CD0"/>
    <w:rsid w:val="00A00A7C"/>
    <w:rsid w:val="00A011A5"/>
    <w:rsid w:val="00A014AE"/>
    <w:rsid w:val="00A01637"/>
    <w:rsid w:val="00A03555"/>
    <w:rsid w:val="00A037DC"/>
    <w:rsid w:val="00A03A26"/>
    <w:rsid w:val="00A0514A"/>
    <w:rsid w:val="00A05397"/>
    <w:rsid w:val="00A0631D"/>
    <w:rsid w:val="00A06E07"/>
    <w:rsid w:val="00A06E5E"/>
    <w:rsid w:val="00A07FBA"/>
    <w:rsid w:val="00A110E4"/>
    <w:rsid w:val="00A12DC4"/>
    <w:rsid w:val="00A12F6B"/>
    <w:rsid w:val="00A132CB"/>
    <w:rsid w:val="00A13746"/>
    <w:rsid w:val="00A14003"/>
    <w:rsid w:val="00A169EC"/>
    <w:rsid w:val="00A16CFF"/>
    <w:rsid w:val="00A20A86"/>
    <w:rsid w:val="00A21415"/>
    <w:rsid w:val="00A214F5"/>
    <w:rsid w:val="00A21A60"/>
    <w:rsid w:val="00A23918"/>
    <w:rsid w:val="00A2439F"/>
    <w:rsid w:val="00A26F0A"/>
    <w:rsid w:val="00A301BD"/>
    <w:rsid w:val="00A3037F"/>
    <w:rsid w:val="00A312BA"/>
    <w:rsid w:val="00A32111"/>
    <w:rsid w:val="00A33B6E"/>
    <w:rsid w:val="00A35A3D"/>
    <w:rsid w:val="00A36159"/>
    <w:rsid w:val="00A36AFA"/>
    <w:rsid w:val="00A37389"/>
    <w:rsid w:val="00A37526"/>
    <w:rsid w:val="00A378AC"/>
    <w:rsid w:val="00A400CF"/>
    <w:rsid w:val="00A40CE9"/>
    <w:rsid w:val="00A41800"/>
    <w:rsid w:val="00A4188B"/>
    <w:rsid w:val="00A4223F"/>
    <w:rsid w:val="00A43630"/>
    <w:rsid w:val="00A441F1"/>
    <w:rsid w:val="00A4620B"/>
    <w:rsid w:val="00A47B88"/>
    <w:rsid w:val="00A47E47"/>
    <w:rsid w:val="00A47F4A"/>
    <w:rsid w:val="00A5423D"/>
    <w:rsid w:val="00A54395"/>
    <w:rsid w:val="00A5554F"/>
    <w:rsid w:val="00A57FCB"/>
    <w:rsid w:val="00A60792"/>
    <w:rsid w:val="00A6292A"/>
    <w:rsid w:val="00A634C9"/>
    <w:rsid w:val="00A63E9A"/>
    <w:rsid w:val="00A67059"/>
    <w:rsid w:val="00A70F62"/>
    <w:rsid w:val="00A7121B"/>
    <w:rsid w:val="00A71402"/>
    <w:rsid w:val="00A72182"/>
    <w:rsid w:val="00A7310B"/>
    <w:rsid w:val="00A736CE"/>
    <w:rsid w:val="00A75281"/>
    <w:rsid w:val="00A7696B"/>
    <w:rsid w:val="00A80A98"/>
    <w:rsid w:val="00A817F2"/>
    <w:rsid w:val="00A81D9C"/>
    <w:rsid w:val="00A830E8"/>
    <w:rsid w:val="00A84825"/>
    <w:rsid w:val="00A84A4E"/>
    <w:rsid w:val="00A86438"/>
    <w:rsid w:val="00A870AD"/>
    <w:rsid w:val="00A91670"/>
    <w:rsid w:val="00A9183C"/>
    <w:rsid w:val="00A92506"/>
    <w:rsid w:val="00A929B2"/>
    <w:rsid w:val="00A94A32"/>
    <w:rsid w:val="00A94C7F"/>
    <w:rsid w:val="00AA0229"/>
    <w:rsid w:val="00AA058A"/>
    <w:rsid w:val="00AA21D7"/>
    <w:rsid w:val="00AA37D4"/>
    <w:rsid w:val="00AA575D"/>
    <w:rsid w:val="00AA5870"/>
    <w:rsid w:val="00AA5E67"/>
    <w:rsid w:val="00AB04D3"/>
    <w:rsid w:val="00AB2406"/>
    <w:rsid w:val="00AB2E95"/>
    <w:rsid w:val="00AB3444"/>
    <w:rsid w:val="00AB563C"/>
    <w:rsid w:val="00AB6F21"/>
    <w:rsid w:val="00AB7F8D"/>
    <w:rsid w:val="00AC44C1"/>
    <w:rsid w:val="00AC4C6A"/>
    <w:rsid w:val="00AC65C9"/>
    <w:rsid w:val="00AC7D05"/>
    <w:rsid w:val="00AD0F1F"/>
    <w:rsid w:val="00AD2CA5"/>
    <w:rsid w:val="00AD3AD7"/>
    <w:rsid w:val="00AD3DD0"/>
    <w:rsid w:val="00AD6034"/>
    <w:rsid w:val="00AD6035"/>
    <w:rsid w:val="00AD63A0"/>
    <w:rsid w:val="00AE138B"/>
    <w:rsid w:val="00AE18F1"/>
    <w:rsid w:val="00AE2561"/>
    <w:rsid w:val="00AE2666"/>
    <w:rsid w:val="00AE309A"/>
    <w:rsid w:val="00AE3EE7"/>
    <w:rsid w:val="00AE4C24"/>
    <w:rsid w:val="00AE56B6"/>
    <w:rsid w:val="00AE68C4"/>
    <w:rsid w:val="00AE7AF7"/>
    <w:rsid w:val="00AF0941"/>
    <w:rsid w:val="00AF119B"/>
    <w:rsid w:val="00AF2829"/>
    <w:rsid w:val="00AF2DAF"/>
    <w:rsid w:val="00AF2DC6"/>
    <w:rsid w:val="00AF40F4"/>
    <w:rsid w:val="00AF50B3"/>
    <w:rsid w:val="00AF5232"/>
    <w:rsid w:val="00AF6997"/>
    <w:rsid w:val="00AF7783"/>
    <w:rsid w:val="00B03135"/>
    <w:rsid w:val="00B03315"/>
    <w:rsid w:val="00B04CC6"/>
    <w:rsid w:val="00B053FB"/>
    <w:rsid w:val="00B075CD"/>
    <w:rsid w:val="00B10EE7"/>
    <w:rsid w:val="00B11A51"/>
    <w:rsid w:val="00B11CF4"/>
    <w:rsid w:val="00B1206C"/>
    <w:rsid w:val="00B12B58"/>
    <w:rsid w:val="00B12ED5"/>
    <w:rsid w:val="00B13F42"/>
    <w:rsid w:val="00B14B8C"/>
    <w:rsid w:val="00B155E0"/>
    <w:rsid w:val="00B202EB"/>
    <w:rsid w:val="00B21798"/>
    <w:rsid w:val="00B238E3"/>
    <w:rsid w:val="00B24B56"/>
    <w:rsid w:val="00B24DE5"/>
    <w:rsid w:val="00B254B8"/>
    <w:rsid w:val="00B25763"/>
    <w:rsid w:val="00B25A0C"/>
    <w:rsid w:val="00B25D9F"/>
    <w:rsid w:val="00B260FF"/>
    <w:rsid w:val="00B2622D"/>
    <w:rsid w:val="00B266FF"/>
    <w:rsid w:val="00B321CF"/>
    <w:rsid w:val="00B323B5"/>
    <w:rsid w:val="00B3303C"/>
    <w:rsid w:val="00B33909"/>
    <w:rsid w:val="00B346A3"/>
    <w:rsid w:val="00B35348"/>
    <w:rsid w:val="00B35783"/>
    <w:rsid w:val="00B36007"/>
    <w:rsid w:val="00B407D0"/>
    <w:rsid w:val="00B40B37"/>
    <w:rsid w:val="00B414D9"/>
    <w:rsid w:val="00B41917"/>
    <w:rsid w:val="00B41E85"/>
    <w:rsid w:val="00B42308"/>
    <w:rsid w:val="00B43109"/>
    <w:rsid w:val="00B43C19"/>
    <w:rsid w:val="00B440F0"/>
    <w:rsid w:val="00B453E1"/>
    <w:rsid w:val="00B458EB"/>
    <w:rsid w:val="00B45EDA"/>
    <w:rsid w:val="00B46042"/>
    <w:rsid w:val="00B465E8"/>
    <w:rsid w:val="00B47490"/>
    <w:rsid w:val="00B4770A"/>
    <w:rsid w:val="00B47CB0"/>
    <w:rsid w:val="00B51AE2"/>
    <w:rsid w:val="00B5272A"/>
    <w:rsid w:val="00B52DEF"/>
    <w:rsid w:val="00B52FF0"/>
    <w:rsid w:val="00B533B7"/>
    <w:rsid w:val="00B53609"/>
    <w:rsid w:val="00B60562"/>
    <w:rsid w:val="00B6118A"/>
    <w:rsid w:val="00B622BA"/>
    <w:rsid w:val="00B62D2C"/>
    <w:rsid w:val="00B64958"/>
    <w:rsid w:val="00B64B34"/>
    <w:rsid w:val="00B64FC3"/>
    <w:rsid w:val="00B65396"/>
    <w:rsid w:val="00B65912"/>
    <w:rsid w:val="00B65A31"/>
    <w:rsid w:val="00B67E3E"/>
    <w:rsid w:val="00B705ED"/>
    <w:rsid w:val="00B70B11"/>
    <w:rsid w:val="00B7112B"/>
    <w:rsid w:val="00B7283B"/>
    <w:rsid w:val="00B7385F"/>
    <w:rsid w:val="00B739EC"/>
    <w:rsid w:val="00B73E70"/>
    <w:rsid w:val="00B73E85"/>
    <w:rsid w:val="00B74A15"/>
    <w:rsid w:val="00B764E3"/>
    <w:rsid w:val="00B76FDA"/>
    <w:rsid w:val="00B817D6"/>
    <w:rsid w:val="00B823B0"/>
    <w:rsid w:val="00B83844"/>
    <w:rsid w:val="00B856CF"/>
    <w:rsid w:val="00B85D46"/>
    <w:rsid w:val="00B86DD6"/>
    <w:rsid w:val="00B90C12"/>
    <w:rsid w:val="00B90C6D"/>
    <w:rsid w:val="00B91B40"/>
    <w:rsid w:val="00B929BC"/>
    <w:rsid w:val="00B92C88"/>
    <w:rsid w:val="00B94672"/>
    <w:rsid w:val="00B95A74"/>
    <w:rsid w:val="00B96127"/>
    <w:rsid w:val="00B96C2F"/>
    <w:rsid w:val="00B977EA"/>
    <w:rsid w:val="00BA13B7"/>
    <w:rsid w:val="00BA178B"/>
    <w:rsid w:val="00BA1ABE"/>
    <w:rsid w:val="00BA28D4"/>
    <w:rsid w:val="00BA4369"/>
    <w:rsid w:val="00BA4872"/>
    <w:rsid w:val="00BA4D22"/>
    <w:rsid w:val="00BA6A22"/>
    <w:rsid w:val="00BA70F3"/>
    <w:rsid w:val="00BB018D"/>
    <w:rsid w:val="00BB103E"/>
    <w:rsid w:val="00BB46C8"/>
    <w:rsid w:val="00BB4814"/>
    <w:rsid w:val="00BB65E0"/>
    <w:rsid w:val="00BB6AA0"/>
    <w:rsid w:val="00BB6CAF"/>
    <w:rsid w:val="00BB6CB3"/>
    <w:rsid w:val="00BB7171"/>
    <w:rsid w:val="00BB7AE0"/>
    <w:rsid w:val="00BC1849"/>
    <w:rsid w:val="00BC275F"/>
    <w:rsid w:val="00BC5F66"/>
    <w:rsid w:val="00BC65EB"/>
    <w:rsid w:val="00BC6F3A"/>
    <w:rsid w:val="00BC76B7"/>
    <w:rsid w:val="00BD032A"/>
    <w:rsid w:val="00BD0393"/>
    <w:rsid w:val="00BD04B7"/>
    <w:rsid w:val="00BD1533"/>
    <w:rsid w:val="00BD4D5D"/>
    <w:rsid w:val="00BD60EF"/>
    <w:rsid w:val="00BD64A0"/>
    <w:rsid w:val="00BD6511"/>
    <w:rsid w:val="00BE081E"/>
    <w:rsid w:val="00BE0BFA"/>
    <w:rsid w:val="00BE168D"/>
    <w:rsid w:val="00BE6146"/>
    <w:rsid w:val="00BE7FE7"/>
    <w:rsid w:val="00BF0823"/>
    <w:rsid w:val="00BF229D"/>
    <w:rsid w:val="00BF2F67"/>
    <w:rsid w:val="00BF3901"/>
    <w:rsid w:val="00BF4B71"/>
    <w:rsid w:val="00BF5326"/>
    <w:rsid w:val="00BF55E5"/>
    <w:rsid w:val="00BF55F8"/>
    <w:rsid w:val="00BF5649"/>
    <w:rsid w:val="00BF5C3A"/>
    <w:rsid w:val="00BF65E2"/>
    <w:rsid w:val="00BF6C12"/>
    <w:rsid w:val="00BF7AA5"/>
    <w:rsid w:val="00C016A1"/>
    <w:rsid w:val="00C03005"/>
    <w:rsid w:val="00C03798"/>
    <w:rsid w:val="00C041AD"/>
    <w:rsid w:val="00C05A1B"/>
    <w:rsid w:val="00C10B80"/>
    <w:rsid w:val="00C1294A"/>
    <w:rsid w:val="00C15304"/>
    <w:rsid w:val="00C15F6B"/>
    <w:rsid w:val="00C1648F"/>
    <w:rsid w:val="00C167B6"/>
    <w:rsid w:val="00C16ED3"/>
    <w:rsid w:val="00C21C70"/>
    <w:rsid w:val="00C224EC"/>
    <w:rsid w:val="00C23287"/>
    <w:rsid w:val="00C23419"/>
    <w:rsid w:val="00C23952"/>
    <w:rsid w:val="00C239EF"/>
    <w:rsid w:val="00C2618D"/>
    <w:rsid w:val="00C266F1"/>
    <w:rsid w:val="00C26F80"/>
    <w:rsid w:val="00C27C59"/>
    <w:rsid w:val="00C30792"/>
    <w:rsid w:val="00C31730"/>
    <w:rsid w:val="00C32F3D"/>
    <w:rsid w:val="00C33D3A"/>
    <w:rsid w:val="00C34C39"/>
    <w:rsid w:val="00C365DD"/>
    <w:rsid w:val="00C367BA"/>
    <w:rsid w:val="00C36B28"/>
    <w:rsid w:val="00C40762"/>
    <w:rsid w:val="00C41342"/>
    <w:rsid w:val="00C41679"/>
    <w:rsid w:val="00C46826"/>
    <w:rsid w:val="00C468DD"/>
    <w:rsid w:val="00C46A60"/>
    <w:rsid w:val="00C4720B"/>
    <w:rsid w:val="00C472FD"/>
    <w:rsid w:val="00C47A5B"/>
    <w:rsid w:val="00C51784"/>
    <w:rsid w:val="00C562E8"/>
    <w:rsid w:val="00C56652"/>
    <w:rsid w:val="00C613CC"/>
    <w:rsid w:val="00C62BC3"/>
    <w:rsid w:val="00C647BB"/>
    <w:rsid w:val="00C6485B"/>
    <w:rsid w:val="00C6612D"/>
    <w:rsid w:val="00C70CF1"/>
    <w:rsid w:val="00C715A0"/>
    <w:rsid w:val="00C718B6"/>
    <w:rsid w:val="00C7295D"/>
    <w:rsid w:val="00C73DC8"/>
    <w:rsid w:val="00C73E2D"/>
    <w:rsid w:val="00C741D7"/>
    <w:rsid w:val="00C747DC"/>
    <w:rsid w:val="00C74F7C"/>
    <w:rsid w:val="00C752E9"/>
    <w:rsid w:val="00C75578"/>
    <w:rsid w:val="00C757D9"/>
    <w:rsid w:val="00C7776F"/>
    <w:rsid w:val="00C80770"/>
    <w:rsid w:val="00C80E59"/>
    <w:rsid w:val="00C85294"/>
    <w:rsid w:val="00C85F71"/>
    <w:rsid w:val="00C877EF"/>
    <w:rsid w:val="00C87AF9"/>
    <w:rsid w:val="00C903FB"/>
    <w:rsid w:val="00C9054B"/>
    <w:rsid w:val="00C93578"/>
    <w:rsid w:val="00C93591"/>
    <w:rsid w:val="00C95B83"/>
    <w:rsid w:val="00CA02E5"/>
    <w:rsid w:val="00CA131F"/>
    <w:rsid w:val="00CA281B"/>
    <w:rsid w:val="00CA6332"/>
    <w:rsid w:val="00CB1664"/>
    <w:rsid w:val="00CB4B63"/>
    <w:rsid w:val="00CB7AA0"/>
    <w:rsid w:val="00CC32F1"/>
    <w:rsid w:val="00CC3EBF"/>
    <w:rsid w:val="00CC4592"/>
    <w:rsid w:val="00CC47FC"/>
    <w:rsid w:val="00CC4B29"/>
    <w:rsid w:val="00CC6166"/>
    <w:rsid w:val="00CC6514"/>
    <w:rsid w:val="00CC786D"/>
    <w:rsid w:val="00CC7D84"/>
    <w:rsid w:val="00CD117E"/>
    <w:rsid w:val="00CD3545"/>
    <w:rsid w:val="00CD7CC2"/>
    <w:rsid w:val="00CE25A6"/>
    <w:rsid w:val="00CE2DE7"/>
    <w:rsid w:val="00CE480D"/>
    <w:rsid w:val="00CE4C0E"/>
    <w:rsid w:val="00CE57FA"/>
    <w:rsid w:val="00CE7238"/>
    <w:rsid w:val="00CF0C24"/>
    <w:rsid w:val="00CF0F52"/>
    <w:rsid w:val="00CF1E6F"/>
    <w:rsid w:val="00CF3203"/>
    <w:rsid w:val="00CF40DD"/>
    <w:rsid w:val="00CF5811"/>
    <w:rsid w:val="00CF5DFD"/>
    <w:rsid w:val="00CF6520"/>
    <w:rsid w:val="00D00DA6"/>
    <w:rsid w:val="00D02231"/>
    <w:rsid w:val="00D031DC"/>
    <w:rsid w:val="00D037A2"/>
    <w:rsid w:val="00D03981"/>
    <w:rsid w:val="00D062A4"/>
    <w:rsid w:val="00D06351"/>
    <w:rsid w:val="00D06FB2"/>
    <w:rsid w:val="00D07703"/>
    <w:rsid w:val="00D078E8"/>
    <w:rsid w:val="00D14738"/>
    <w:rsid w:val="00D14AE5"/>
    <w:rsid w:val="00D156D0"/>
    <w:rsid w:val="00D16DE6"/>
    <w:rsid w:val="00D171E9"/>
    <w:rsid w:val="00D1798D"/>
    <w:rsid w:val="00D242A8"/>
    <w:rsid w:val="00D268B4"/>
    <w:rsid w:val="00D277A3"/>
    <w:rsid w:val="00D307CF"/>
    <w:rsid w:val="00D30D7C"/>
    <w:rsid w:val="00D31571"/>
    <w:rsid w:val="00D324E9"/>
    <w:rsid w:val="00D34C92"/>
    <w:rsid w:val="00D362E6"/>
    <w:rsid w:val="00D36FAF"/>
    <w:rsid w:val="00D4000D"/>
    <w:rsid w:val="00D401EC"/>
    <w:rsid w:val="00D407C6"/>
    <w:rsid w:val="00D40A7F"/>
    <w:rsid w:val="00D40D9D"/>
    <w:rsid w:val="00D41395"/>
    <w:rsid w:val="00D41854"/>
    <w:rsid w:val="00D41964"/>
    <w:rsid w:val="00D43061"/>
    <w:rsid w:val="00D43211"/>
    <w:rsid w:val="00D43FCC"/>
    <w:rsid w:val="00D44CB1"/>
    <w:rsid w:val="00D51828"/>
    <w:rsid w:val="00D532F5"/>
    <w:rsid w:val="00D55CCF"/>
    <w:rsid w:val="00D563CF"/>
    <w:rsid w:val="00D5685D"/>
    <w:rsid w:val="00D57294"/>
    <w:rsid w:val="00D631BD"/>
    <w:rsid w:val="00D64120"/>
    <w:rsid w:val="00D6776E"/>
    <w:rsid w:val="00D70401"/>
    <w:rsid w:val="00D717CE"/>
    <w:rsid w:val="00D7212B"/>
    <w:rsid w:val="00D721EB"/>
    <w:rsid w:val="00D73CFC"/>
    <w:rsid w:val="00D73ECC"/>
    <w:rsid w:val="00D74166"/>
    <w:rsid w:val="00D743A2"/>
    <w:rsid w:val="00D7622A"/>
    <w:rsid w:val="00D77C07"/>
    <w:rsid w:val="00D80B52"/>
    <w:rsid w:val="00D81CCA"/>
    <w:rsid w:val="00D82022"/>
    <w:rsid w:val="00D82A90"/>
    <w:rsid w:val="00D866D0"/>
    <w:rsid w:val="00D871FC"/>
    <w:rsid w:val="00D8782D"/>
    <w:rsid w:val="00D9147C"/>
    <w:rsid w:val="00D915C4"/>
    <w:rsid w:val="00D918BC"/>
    <w:rsid w:val="00D92E00"/>
    <w:rsid w:val="00D9523C"/>
    <w:rsid w:val="00D95B45"/>
    <w:rsid w:val="00D9637E"/>
    <w:rsid w:val="00DA0A4D"/>
    <w:rsid w:val="00DA1586"/>
    <w:rsid w:val="00DA1C0D"/>
    <w:rsid w:val="00DA6AC6"/>
    <w:rsid w:val="00DA76EB"/>
    <w:rsid w:val="00DA7705"/>
    <w:rsid w:val="00DB1517"/>
    <w:rsid w:val="00DB23FC"/>
    <w:rsid w:val="00DB2E43"/>
    <w:rsid w:val="00DB329D"/>
    <w:rsid w:val="00DB3B5F"/>
    <w:rsid w:val="00DB59F9"/>
    <w:rsid w:val="00DB5B75"/>
    <w:rsid w:val="00DB6196"/>
    <w:rsid w:val="00DB631A"/>
    <w:rsid w:val="00DB69BA"/>
    <w:rsid w:val="00DB6D84"/>
    <w:rsid w:val="00DB7609"/>
    <w:rsid w:val="00DC014C"/>
    <w:rsid w:val="00DC1770"/>
    <w:rsid w:val="00DC1E5B"/>
    <w:rsid w:val="00DC3CED"/>
    <w:rsid w:val="00DC3D73"/>
    <w:rsid w:val="00DC46CB"/>
    <w:rsid w:val="00DC5CA1"/>
    <w:rsid w:val="00DC6CAF"/>
    <w:rsid w:val="00DC7E19"/>
    <w:rsid w:val="00DD0A7B"/>
    <w:rsid w:val="00DD0C16"/>
    <w:rsid w:val="00DD19C2"/>
    <w:rsid w:val="00DD28E4"/>
    <w:rsid w:val="00DD37FB"/>
    <w:rsid w:val="00DD56A6"/>
    <w:rsid w:val="00DE0FCB"/>
    <w:rsid w:val="00DE1BAE"/>
    <w:rsid w:val="00DE24F4"/>
    <w:rsid w:val="00DE2622"/>
    <w:rsid w:val="00DE2925"/>
    <w:rsid w:val="00DE2973"/>
    <w:rsid w:val="00DE2F0F"/>
    <w:rsid w:val="00DE4649"/>
    <w:rsid w:val="00DE4788"/>
    <w:rsid w:val="00DE492F"/>
    <w:rsid w:val="00DE79D7"/>
    <w:rsid w:val="00DF34E9"/>
    <w:rsid w:val="00DF366D"/>
    <w:rsid w:val="00DF3C7E"/>
    <w:rsid w:val="00DF4C85"/>
    <w:rsid w:val="00DF67AA"/>
    <w:rsid w:val="00E04BBE"/>
    <w:rsid w:val="00E0534F"/>
    <w:rsid w:val="00E05B76"/>
    <w:rsid w:val="00E05C1E"/>
    <w:rsid w:val="00E126D5"/>
    <w:rsid w:val="00E12CF7"/>
    <w:rsid w:val="00E149DC"/>
    <w:rsid w:val="00E150C5"/>
    <w:rsid w:val="00E155E0"/>
    <w:rsid w:val="00E158EE"/>
    <w:rsid w:val="00E15D1B"/>
    <w:rsid w:val="00E15D7A"/>
    <w:rsid w:val="00E17D57"/>
    <w:rsid w:val="00E205B0"/>
    <w:rsid w:val="00E2272D"/>
    <w:rsid w:val="00E239D1"/>
    <w:rsid w:val="00E249E6"/>
    <w:rsid w:val="00E25CD4"/>
    <w:rsid w:val="00E26BBE"/>
    <w:rsid w:val="00E26EAF"/>
    <w:rsid w:val="00E30052"/>
    <w:rsid w:val="00E3217E"/>
    <w:rsid w:val="00E321C3"/>
    <w:rsid w:val="00E3223F"/>
    <w:rsid w:val="00E37DD9"/>
    <w:rsid w:val="00E424C6"/>
    <w:rsid w:val="00E43214"/>
    <w:rsid w:val="00E4442B"/>
    <w:rsid w:val="00E46315"/>
    <w:rsid w:val="00E46CBD"/>
    <w:rsid w:val="00E47C2E"/>
    <w:rsid w:val="00E54D98"/>
    <w:rsid w:val="00E550F0"/>
    <w:rsid w:val="00E56664"/>
    <w:rsid w:val="00E571D4"/>
    <w:rsid w:val="00E576CF"/>
    <w:rsid w:val="00E57E0A"/>
    <w:rsid w:val="00E61108"/>
    <w:rsid w:val="00E623D4"/>
    <w:rsid w:val="00E62F95"/>
    <w:rsid w:val="00E634A2"/>
    <w:rsid w:val="00E63DBB"/>
    <w:rsid w:val="00E67A10"/>
    <w:rsid w:val="00E70DB7"/>
    <w:rsid w:val="00E741D9"/>
    <w:rsid w:val="00E7494C"/>
    <w:rsid w:val="00E7683F"/>
    <w:rsid w:val="00E76E2F"/>
    <w:rsid w:val="00E779B9"/>
    <w:rsid w:val="00E80852"/>
    <w:rsid w:val="00E81017"/>
    <w:rsid w:val="00E820BC"/>
    <w:rsid w:val="00E8256C"/>
    <w:rsid w:val="00E83D59"/>
    <w:rsid w:val="00E8584B"/>
    <w:rsid w:val="00E877A4"/>
    <w:rsid w:val="00E87E98"/>
    <w:rsid w:val="00E91251"/>
    <w:rsid w:val="00E934C5"/>
    <w:rsid w:val="00E94A3F"/>
    <w:rsid w:val="00E950C7"/>
    <w:rsid w:val="00E96307"/>
    <w:rsid w:val="00E97920"/>
    <w:rsid w:val="00E9798E"/>
    <w:rsid w:val="00E97D2D"/>
    <w:rsid w:val="00EA2593"/>
    <w:rsid w:val="00EA2C47"/>
    <w:rsid w:val="00EA2D8B"/>
    <w:rsid w:val="00EA3DD5"/>
    <w:rsid w:val="00EA6305"/>
    <w:rsid w:val="00EB07E1"/>
    <w:rsid w:val="00EB24F2"/>
    <w:rsid w:val="00EB2BF3"/>
    <w:rsid w:val="00EB4104"/>
    <w:rsid w:val="00EC25FC"/>
    <w:rsid w:val="00EC345E"/>
    <w:rsid w:val="00EC4115"/>
    <w:rsid w:val="00EC453A"/>
    <w:rsid w:val="00EC7B5C"/>
    <w:rsid w:val="00EC7F60"/>
    <w:rsid w:val="00ED2D58"/>
    <w:rsid w:val="00ED3D05"/>
    <w:rsid w:val="00ED42F1"/>
    <w:rsid w:val="00ED47FA"/>
    <w:rsid w:val="00ED5BF6"/>
    <w:rsid w:val="00ED7B21"/>
    <w:rsid w:val="00EE019E"/>
    <w:rsid w:val="00EE0CB2"/>
    <w:rsid w:val="00EE3AAC"/>
    <w:rsid w:val="00EE55B0"/>
    <w:rsid w:val="00EE5885"/>
    <w:rsid w:val="00EE6D20"/>
    <w:rsid w:val="00EE73B7"/>
    <w:rsid w:val="00EF06B8"/>
    <w:rsid w:val="00EF5080"/>
    <w:rsid w:val="00EF758D"/>
    <w:rsid w:val="00EF7B7A"/>
    <w:rsid w:val="00F01A2B"/>
    <w:rsid w:val="00F020D0"/>
    <w:rsid w:val="00F036EA"/>
    <w:rsid w:val="00F03B35"/>
    <w:rsid w:val="00F06495"/>
    <w:rsid w:val="00F0674C"/>
    <w:rsid w:val="00F07268"/>
    <w:rsid w:val="00F1354C"/>
    <w:rsid w:val="00F13ED3"/>
    <w:rsid w:val="00F142F3"/>
    <w:rsid w:val="00F15223"/>
    <w:rsid w:val="00F16550"/>
    <w:rsid w:val="00F16BC0"/>
    <w:rsid w:val="00F17289"/>
    <w:rsid w:val="00F174DD"/>
    <w:rsid w:val="00F1766E"/>
    <w:rsid w:val="00F210BC"/>
    <w:rsid w:val="00F211DC"/>
    <w:rsid w:val="00F2189D"/>
    <w:rsid w:val="00F226B2"/>
    <w:rsid w:val="00F2342F"/>
    <w:rsid w:val="00F23763"/>
    <w:rsid w:val="00F25B76"/>
    <w:rsid w:val="00F27091"/>
    <w:rsid w:val="00F270E7"/>
    <w:rsid w:val="00F3111F"/>
    <w:rsid w:val="00F321BD"/>
    <w:rsid w:val="00F340CE"/>
    <w:rsid w:val="00F344C1"/>
    <w:rsid w:val="00F406C3"/>
    <w:rsid w:val="00F40F1C"/>
    <w:rsid w:val="00F40F94"/>
    <w:rsid w:val="00F4151D"/>
    <w:rsid w:val="00F426EF"/>
    <w:rsid w:val="00F42B9E"/>
    <w:rsid w:val="00F43640"/>
    <w:rsid w:val="00F43864"/>
    <w:rsid w:val="00F44C6E"/>
    <w:rsid w:val="00F45902"/>
    <w:rsid w:val="00F4777A"/>
    <w:rsid w:val="00F47A09"/>
    <w:rsid w:val="00F50B78"/>
    <w:rsid w:val="00F50C97"/>
    <w:rsid w:val="00F50D91"/>
    <w:rsid w:val="00F51455"/>
    <w:rsid w:val="00F56DD6"/>
    <w:rsid w:val="00F60F66"/>
    <w:rsid w:val="00F61936"/>
    <w:rsid w:val="00F623A6"/>
    <w:rsid w:val="00F62C83"/>
    <w:rsid w:val="00F634C0"/>
    <w:rsid w:val="00F66B04"/>
    <w:rsid w:val="00F6702A"/>
    <w:rsid w:val="00F70BE7"/>
    <w:rsid w:val="00F71100"/>
    <w:rsid w:val="00F73967"/>
    <w:rsid w:val="00F73BA9"/>
    <w:rsid w:val="00F73D58"/>
    <w:rsid w:val="00F75811"/>
    <w:rsid w:val="00F75A81"/>
    <w:rsid w:val="00F75BA6"/>
    <w:rsid w:val="00F75D46"/>
    <w:rsid w:val="00F76290"/>
    <w:rsid w:val="00F82A78"/>
    <w:rsid w:val="00F82F8F"/>
    <w:rsid w:val="00F83E79"/>
    <w:rsid w:val="00F84E6C"/>
    <w:rsid w:val="00F864C1"/>
    <w:rsid w:val="00F92CA3"/>
    <w:rsid w:val="00F952AB"/>
    <w:rsid w:val="00F95D11"/>
    <w:rsid w:val="00F963C2"/>
    <w:rsid w:val="00F96B5D"/>
    <w:rsid w:val="00F96B62"/>
    <w:rsid w:val="00FA1724"/>
    <w:rsid w:val="00FA1C85"/>
    <w:rsid w:val="00FA4784"/>
    <w:rsid w:val="00FA5045"/>
    <w:rsid w:val="00FA6288"/>
    <w:rsid w:val="00FA68C1"/>
    <w:rsid w:val="00FA73C9"/>
    <w:rsid w:val="00FA752C"/>
    <w:rsid w:val="00FB37AF"/>
    <w:rsid w:val="00FB4E85"/>
    <w:rsid w:val="00FB5404"/>
    <w:rsid w:val="00FB5707"/>
    <w:rsid w:val="00FB5768"/>
    <w:rsid w:val="00FB6374"/>
    <w:rsid w:val="00FC132B"/>
    <w:rsid w:val="00FC1616"/>
    <w:rsid w:val="00FC1F7D"/>
    <w:rsid w:val="00FC276A"/>
    <w:rsid w:val="00FC2CF3"/>
    <w:rsid w:val="00FC3762"/>
    <w:rsid w:val="00FC4590"/>
    <w:rsid w:val="00FC4FC8"/>
    <w:rsid w:val="00FC619D"/>
    <w:rsid w:val="00FC6C7D"/>
    <w:rsid w:val="00FC6E72"/>
    <w:rsid w:val="00FC7A21"/>
    <w:rsid w:val="00FD01BF"/>
    <w:rsid w:val="00FD0467"/>
    <w:rsid w:val="00FD0C27"/>
    <w:rsid w:val="00FD5A5A"/>
    <w:rsid w:val="00FD7023"/>
    <w:rsid w:val="00FD78E2"/>
    <w:rsid w:val="00FD7D27"/>
    <w:rsid w:val="00FE2C64"/>
    <w:rsid w:val="00FE39B1"/>
    <w:rsid w:val="00FE465D"/>
    <w:rsid w:val="00FE620C"/>
    <w:rsid w:val="00FE767E"/>
    <w:rsid w:val="00FF0CC0"/>
    <w:rsid w:val="00FF13D3"/>
    <w:rsid w:val="00FF5432"/>
    <w:rsid w:val="00FF621E"/>
    <w:rsid w:val="00FF6495"/>
    <w:rsid w:val="00FF6FB7"/>
    <w:rsid w:val="00FF70A7"/>
    <w:rsid w:val="00FF7C6C"/>
    <w:rsid w:val="014ABED8"/>
    <w:rsid w:val="01AD9096"/>
    <w:rsid w:val="01B5192E"/>
    <w:rsid w:val="02269488"/>
    <w:rsid w:val="027882A7"/>
    <w:rsid w:val="03657631"/>
    <w:rsid w:val="038FE1D6"/>
    <w:rsid w:val="049C9EAC"/>
    <w:rsid w:val="04A05FB3"/>
    <w:rsid w:val="04AD8F4B"/>
    <w:rsid w:val="04E2C096"/>
    <w:rsid w:val="055AE3E1"/>
    <w:rsid w:val="05603368"/>
    <w:rsid w:val="05B0CD2E"/>
    <w:rsid w:val="05C62990"/>
    <w:rsid w:val="06D6547C"/>
    <w:rsid w:val="07328A3D"/>
    <w:rsid w:val="07FC39CF"/>
    <w:rsid w:val="080ED7E1"/>
    <w:rsid w:val="08AF1907"/>
    <w:rsid w:val="095ED307"/>
    <w:rsid w:val="0A9933DF"/>
    <w:rsid w:val="0A9B11F0"/>
    <w:rsid w:val="0AD94314"/>
    <w:rsid w:val="0B000EB2"/>
    <w:rsid w:val="0B155A16"/>
    <w:rsid w:val="0C0A5AD7"/>
    <w:rsid w:val="0C5B6836"/>
    <w:rsid w:val="0C73D59C"/>
    <w:rsid w:val="0C98EA1A"/>
    <w:rsid w:val="0CF6226E"/>
    <w:rsid w:val="0D147D24"/>
    <w:rsid w:val="0D268B8F"/>
    <w:rsid w:val="0DFC3790"/>
    <w:rsid w:val="0E0F8A0B"/>
    <w:rsid w:val="0E698066"/>
    <w:rsid w:val="0E6DBCA9"/>
    <w:rsid w:val="0E7778AC"/>
    <w:rsid w:val="0E8F9CE6"/>
    <w:rsid w:val="0E91FC59"/>
    <w:rsid w:val="0EEC76F4"/>
    <w:rsid w:val="0F1B0410"/>
    <w:rsid w:val="0F29412F"/>
    <w:rsid w:val="0F762150"/>
    <w:rsid w:val="0FA165AB"/>
    <w:rsid w:val="0FADAA18"/>
    <w:rsid w:val="10238DF7"/>
    <w:rsid w:val="1069FFAE"/>
    <w:rsid w:val="113F1BDB"/>
    <w:rsid w:val="113F39AB"/>
    <w:rsid w:val="11C8B636"/>
    <w:rsid w:val="1257A814"/>
    <w:rsid w:val="12E27071"/>
    <w:rsid w:val="12E3D163"/>
    <w:rsid w:val="130EA4AE"/>
    <w:rsid w:val="1310D798"/>
    <w:rsid w:val="13328BDB"/>
    <w:rsid w:val="13376834"/>
    <w:rsid w:val="13880D36"/>
    <w:rsid w:val="138C9C2C"/>
    <w:rsid w:val="14193E0A"/>
    <w:rsid w:val="14BFE0FB"/>
    <w:rsid w:val="14D9B11A"/>
    <w:rsid w:val="15172501"/>
    <w:rsid w:val="1535C3EF"/>
    <w:rsid w:val="159F3443"/>
    <w:rsid w:val="15E79A48"/>
    <w:rsid w:val="160FDBAC"/>
    <w:rsid w:val="160FEC34"/>
    <w:rsid w:val="1651660A"/>
    <w:rsid w:val="16FE99BC"/>
    <w:rsid w:val="17339036"/>
    <w:rsid w:val="177E7830"/>
    <w:rsid w:val="1788E0A4"/>
    <w:rsid w:val="17C20682"/>
    <w:rsid w:val="1809F8F1"/>
    <w:rsid w:val="185E9C59"/>
    <w:rsid w:val="185FF471"/>
    <w:rsid w:val="18B23382"/>
    <w:rsid w:val="190CBC4B"/>
    <w:rsid w:val="192EDD36"/>
    <w:rsid w:val="19669F95"/>
    <w:rsid w:val="19CEEE5B"/>
    <w:rsid w:val="19CEEFFB"/>
    <w:rsid w:val="1A6C86F8"/>
    <w:rsid w:val="1AF05D21"/>
    <w:rsid w:val="1B6DF0DB"/>
    <w:rsid w:val="1BCB7C41"/>
    <w:rsid w:val="1C197C97"/>
    <w:rsid w:val="1CC61497"/>
    <w:rsid w:val="1CEE924B"/>
    <w:rsid w:val="1D2AD0F3"/>
    <w:rsid w:val="1D4BBA3B"/>
    <w:rsid w:val="1DE985D6"/>
    <w:rsid w:val="1E0A6782"/>
    <w:rsid w:val="1E260B3A"/>
    <w:rsid w:val="1F12B88A"/>
    <w:rsid w:val="1F2F68DB"/>
    <w:rsid w:val="1FC6A11B"/>
    <w:rsid w:val="1FCC881E"/>
    <w:rsid w:val="204FDC7D"/>
    <w:rsid w:val="20787657"/>
    <w:rsid w:val="2082E2CA"/>
    <w:rsid w:val="20AA8490"/>
    <w:rsid w:val="21E35EF1"/>
    <w:rsid w:val="21E4E0DE"/>
    <w:rsid w:val="227F97BB"/>
    <w:rsid w:val="2355BD2B"/>
    <w:rsid w:val="23D9D1B4"/>
    <w:rsid w:val="241F7FA7"/>
    <w:rsid w:val="263E29FD"/>
    <w:rsid w:val="264321FA"/>
    <w:rsid w:val="265AFC27"/>
    <w:rsid w:val="26ADDF12"/>
    <w:rsid w:val="270052DF"/>
    <w:rsid w:val="27344C5D"/>
    <w:rsid w:val="276FED6A"/>
    <w:rsid w:val="27F067E8"/>
    <w:rsid w:val="2875D49C"/>
    <w:rsid w:val="28C8D5EF"/>
    <w:rsid w:val="2902D3D7"/>
    <w:rsid w:val="29597F1C"/>
    <w:rsid w:val="2964711C"/>
    <w:rsid w:val="29732A97"/>
    <w:rsid w:val="2979AA97"/>
    <w:rsid w:val="29B519D8"/>
    <w:rsid w:val="29D0B2A0"/>
    <w:rsid w:val="29D77D5B"/>
    <w:rsid w:val="2A566109"/>
    <w:rsid w:val="2A870EBB"/>
    <w:rsid w:val="2AC0884C"/>
    <w:rsid w:val="2AD611C9"/>
    <w:rsid w:val="2B621EA0"/>
    <w:rsid w:val="2B9AF0C4"/>
    <w:rsid w:val="2C24247B"/>
    <w:rsid w:val="2C276B69"/>
    <w:rsid w:val="2C301CCF"/>
    <w:rsid w:val="2C34071B"/>
    <w:rsid w:val="2C422ED9"/>
    <w:rsid w:val="2C45BE28"/>
    <w:rsid w:val="2C825E8B"/>
    <w:rsid w:val="2D282855"/>
    <w:rsid w:val="2DA54896"/>
    <w:rsid w:val="2DF23F57"/>
    <w:rsid w:val="2E832CDD"/>
    <w:rsid w:val="2F69BD7B"/>
    <w:rsid w:val="2F7C9681"/>
    <w:rsid w:val="2F8EE637"/>
    <w:rsid w:val="2FB6AABF"/>
    <w:rsid w:val="2FB9015F"/>
    <w:rsid w:val="303B3608"/>
    <w:rsid w:val="30A235F9"/>
    <w:rsid w:val="30EACFB5"/>
    <w:rsid w:val="31D34B78"/>
    <w:rsid w:val="3220D61B"/>
    <w:rsid w:val="322D07C5"/>
    <w:rsid w:val="324D4F60"/>
    <w:rsid w:val="325320EB"/>
    <w:rsid w:val="32A86CDB"/>
    <w:rsid w:val="33062416"/>
    <w:rsid w:val="335B96FA"/>
    <w:rsid w:val="3409A742"/>
    <w:rsid w:val="34431E2C"/>
    <w:rsid w:val="347694BA"/>
    <w:rsid w:val="35317776"/>
    <w:rsid w:val="35D8212C"/>
    <w:rsid w:val="35F9EDE5"/>
    <w:rsid w:val="361F7686"/>
    <w:rsid w:val="3629FA47"/>
    <w:rsid w:val="36607B9D"/>
    <w:rsid w:val="366AED11"/>
    <w:rsid w:val="368627D1"/>
    <w:rsid w:val="36A98E59"/>
    <w:rsid w:val="36D8068E"/>
    <w:rsid w:val="37150C85"/>
    <w:rsid w:val="372E0CCB"/>
    <w:rsid w:val="377A8525"/>
    <w:rsid w:val="378BCE45"/>
    <w:rsid w:val="37C1D04D"/>
    <w:rsid w:val="37E3B2E9"/>
    <w:rsid w:val="37F82D9C"/>
    <w:rsid w:val="38F6265A"/>
    <w:rsid w:val="390005CE"/>
    <w:rsid w:val="390D637B"/>
    <w:rsid w:val="39412971"/>
    <w:rsid w:val="3978BF2F"/>
    <w:rsid w:val="39CBACB1"/>
    <w:rsid w:val="39E32CF2"/>
    <w:rsid w:val="39F7A56D"/>
    <w:rsid w:val="3A165959"/>
    <w:rsid w:val="3A29BEBB"/>
    <w:rsid w:val="3A599399"/>
    <w:rsid w:val="3A6184BF"/>
    <w:rsid w:val="3A782B32"/>
    <w:rsid w:val="3B68AAD4"/>
    <w:rsid w:val="3B81947F"/>
    <w:rsid w:val="3B94C6F1"/>
    <w:rsid w:val="3BD4DDA8"/>
    <w:rsid w:val="3BD9ADF4"/>
    <w:rsid w:val="3BF47187"/>
    <w:rsid w:val="3D10F22F"/>
    <w:rsid w:val="3D21F756"/>
    <w:rsid w:val="3D68A4C9"/>
    <w:rsid w:val="3E6DC75A"/>
    <w:rsid w:val="3E7542E9"/>
    <w:rsid w:val="3EABF388"/>
    <w:rsid w:val="3EE83C75"/>
    <w:rsid w:val="3EFBE697"/>
    <w:rsid w:val="3F19D05C"/>
    <w:rsid w:val="3F623FB6"/>
    <w:rsid w:val="3FA03F2D"/>
    <w:rsid w:val="4050B62C"/>
    <w:rsid w:val="4065EA27"/>
    <w:rsid w:val="416E6625"/>
    <w:rsid w:val="41AC8121"/>
    <w:rsid w:val="41CBCDD1"/>
    <w:rsid w:val="41EF4B81"/>
    <w:rsid w:val="41F48941"/>
    <w:rsid w:val="41F75AD7"/>
    <w:rsid w:val="42BB56CC"/>
    <w:rsid w:val="42C24EBF"/>
    <w:rsid w:val="42E36AC6"/>
    <w:rsid w:val="430E4A33"/>
    <w:rsid w:val="442A2D82"/>
    <w:rsid w:val="44B10E14"/>
    <w:rsid w:val="44F70260"/>
    <w:rsid w:val="44FE06CD"/>
    <w:rsid w:val="451BD0F3"/>
    <w:rsid w:val="4520C50C"/>
    <w:rsid w:val="4527A73A"/>
    <w:rsid w:val="453B8B8B"/>
    <w:rsid w:val="454716BD"/>
    <w:rsid w:val="4564A1BD"/>
    <w:rsid w:val="4574D329"/>
    <w:rsid w:val="45BDD9C6"/>
    <w:rsid w:val="45C15F7A"/>
    <w:rsid w:val="45D28853"/>
    <w:rsid w:val="4606AADA"/>
    <w:rsid w:val="46298289"/>
    <w:rsid w:val="465922B9"/>
    <w:rsid w:val="46A58D2C"/>
    <w:rsid w:val="46F9ACD4"/>
    <w:rsid w:val="47428810"/>
    <w:rsid w:val="481DBB9E"/>
    <w:rsid w:val="48F0EF75"/>
    <w:rsid w:val="4914B5A5"/>
    <w:rsid w:val="493C7197"/>
    <w:rsid w:val="49475AEB"/>
    <w:rsid w:val="4955C543"/>
    <w:rsid w:val="4A772797"/>
    <w:rsid w:val="4A8C8FF3"/>
    <w:rsid w:val="4AD0E570"/>
    <w:rsid w:val="4B0E1FEE"/>
    <w:rsid w:val="4B1EA709"/>
    <w:rsid w:val="4B3B9F82"/>
    <w:rsid w:val="4B44A701"/>
    <w:rsid w:val="4B6BB058"/>
    <w:rsid w:val="4B81320D"/>
    <w:rsid w:val="4BEAD49C"/>
    <w:rsid w:val="4BF17D15"/>
    <w:rsid w:val="4C48426A"/>
    <w:rsid w:val="4C81E030"/>
    <w:rsid w:val="4C8E5665"/>
    <w:rsid w:val="4C8FE5B8"/>
    <w:rsid w:val="4CA3914C"/>
    <w:rsid w:val="4CC9193C"/>
    <w:rsid w:val="4CEF9FE4"/>
    <w:rsid w:val="4CF178B2"/>
    <w:rsid w:val="4D2401BC"/>
    <w:rsid w:val="4D494A5A"/>
    <w:rsid w:val="4DE8840D"/>
    <w:rsid w:val="4DEF3626"/>
    <w:rsid w:val="4DF1DC7C"/>
    <w:rsid w:val="4DFAF8EA"/>
    <w:rsid w:val="4E41BFAC"/>
    <w:rsid w:val="4F6386A5"/>
    <w:rsid w:val="4F93B1C9"/>
    <w:rsid w:val="4FCF628D"/>
    <w:rsid w:val="50CD2ED9"/>
    <w:rsid w:val="51059A6E"/>
    <w:rsid w:val="5105F1C3"/>
    <w:rsid w:val="510E35A3"/>
    <w:rsid w:val="511B8109"/>
    <w:rsid w:val="51B66816"/>
    <w:rsid w:val="51F145BA"/>
    <w:rsid w:val="522249F2"/>
    <w:rsid w:val="522F26E2"/>
    <w:rsid w:val="5247BD05"/>
    <w:rsid w:val="52AEB416"/>
    <w:rsid w:val="52D06F20"/>
    <w:rsid w:val="52EDFE15"/>
    <w:rsid w:val="530E8089"/>
    <w:rsid w:val="53412C3C"/>
    <w:rsid w:val="53D36E0A"/>
    <w:rsid w:val="53DA9B68"/>
    <w:rsid w:val="548B9FE7"/>
    <w:rsid w:val="54CAAD7C"/>
    <w:rsid w:val="54E1141B"/>
    <w:rsid w:val="54F0F098"/>
    <w:rsid w:val="55354400"/>
    <w:rsid w:val="5549C0CA"/>
    <w:rsid w:val="55FC3C87"/>
    <w:rsid w:val="5610F5BC"/>
    <w:rsid w:val="562C61C4"/>
    <w:rsid w:val="563E2817"/>
    <w:rsid w:val="5704A62A"/>
    <w:rsid w:val="57213AAC"/>
    <w:rsid w:val="572ACF4E"/>
    <w:rsid w:val="5744856B"/>
    <w:rsid w:val="57B17F1C"/>
    <w:rsid w:val="57B5DBB0"/>
    <w:rsid w:val="5832739C"/>
    <w:rsid w:val="58457D79"/>
    <w:rsid w:val="587DA2DD"/>
    <w:rsid w:val="592F646C"/>
    <w:rsid w:val="59D49FF9"/>
    <w:rsid w:val="5A040819"/>
    <w:rsid w:val="5A238AEA"/>
    <w:rsid w:val="5A3D8713"/>
    <w:rsid w:val="5A53CC27"/>
    <w:rsid w:val="5A5BAA17"/>
    <w:rsid w:val="5AAFAFDC"/>
    <w:rsid w:val="5B8756B1"/>
    <w:rsid w:val="5BC4B6B9"/>
    <w:rsid w:val="5BEBE95C"/>
    <w:rsid w:val="5C5BA476"/>
    <w:rsid w:val="5C74DA63"/>
    <w:rsid w:val="5C81BF2C"/>
    <w:rsid w:val="5CC82AA5"/>
    <w:rsid w:val="5EE67ED1"/>
    <w:rsid w:val="5FBFE82B"/>
    <w:rsid w:val="609361B4"/>
    <w:rsid w:val="6096792D"/>
    <w:rsid w:val="60CCE3FB"/>
    <w:rsid w:val="6119B964"/>
    <w:rsid w:val="611C5093"/>
    <w:rsid w:val="61B72784"/>
    <w:rsid w:val="61D0D4E3"/>
    <w:rsid w:val="626CA6D0"/>
    <w:rsid w:val="62BDBA50"/>
    <w:rsid w:val="63167755"/>
    <w:rsid w:val="63292E7F"/>
    <w:rsid w:val="63429B76"/>
    <w:rsid w:val="636D4DF4"/>
    <w:rsid w:val="63AC6181"/>
    <w:rsid w:val="64526C8A"/>
    <w:rsid w:val="645405C1"/>
    <w:rsid w:val="647EA7CA"/>
    <w:rsid w:val="649E5422"/>
    <w:rsid w:val="64CA002C"/>
    <w:rsid w:val="64FDDC77"/>
    <w:rsid w:val="655A938D"/>
    <w:rsid w:val="6663C2E6"/>
    <w:rsid w:val="6694E2A8"/>
    <w:rsid w:val="66DDDBBB"/>
    <w:rsid w:val="67082F75"/>
    <w:rsid w:val="672E4605"/>
    <w:rsid w:val="6732DAE9"/>
    <w:rsid w:val="6748610A"/>
    <w:rsid w:val="678358B8"/>
    <w:rsid w:val="6797FD20"/>
    <w:rsid w:val="67D5A6B9"/>
    <w:rsid w:val="67D6905A"/>
    <w:rsid w:val="6817C6E4"/>
    <w:rsid w:val="683E9977"/>
    <w:rsid w:val="6844FAAB"/>
    <w:rsid w:val="68A0D0B5"/>
    <w:rsid w:val="68A7AC26"/>
    <w:rsid w:val="68A9BEFA"/>
    <w:rsid w:val="68F97976"/>
    <w:rsid w:val="68FF8C26"/>
    <w:rsid w:val="693068E7"/>
    <w:rsid w:val="6A788512"/>
    <w:rsid w:val="6AC76F2A"/>
    <w:rsid w:val="6AE202D3"/>
    <w:rsid w:val="6AE61E21"/>
    <w:rsid w:val="6AF247AF"/>
    <w:rsid w:val="6B04A6F0"/>
    <w:rsid w:val="6B395E46"/>
    <w:rsid w:val="6BE9F0DA"/>
    <w:rsid w:val="6C82978B"/>
    <w:rsid w:val="6CB3E916"/>
    <w:rsid w:val="6CB6DDE6"/>
    <w:rsid w:val="6D112324"/>
    <w:rsid w:val="6D61A464"/>
    <w:rsid w:val="6DC9F6B4"/>
    <w:rsid w:val="6DE68197"/>
    <w:rsid w:val="6E56E74B"/>
    <w:rsid w:val="6E72414A"/>
    <w:rsid w:val="6E749069"/>
    <w:rsid w:val="6E9BCA44"/>
    <w:rsid w:val="6FA382D4"/>
    <w:rsid w:val="7023497F"/>
    <w:rsid w:val="7027409B"/>
    <w:rsid w:val="7072B10B"/>
    <w:rsid w:val="70D206B5"/>
    <w:rsid w:val="71251A38"/>
    <w:rsid w:val="715728AB"/>
    <w:rsid w:val="71BB3A66"/>
    <w:rsid w:val="72C40F84"/>
    <w:rsid w:val="72D8188C"/>
    <w:rsid w:val="72F00903"/>
    <w:rsid w:val="733DBBF2"/>
    <w:rsid w:val="739890AB"/>
    <w:rsid w:val="73996552"/>
    <w:rsid w:val="73B6CF1F"/>
    <w:rsid w:val="73BF42FB"/>
    <w:rsid w:val="73C57F4D"/>
    <w:rsid w:val="7485852D"/>
    <w:rsid w:val="749CBFB3"/>
    <w:rsid w:val="753940F9"/>
    <w:rsid w:val="7561B9E7"/>
    <w:rsid w:val="7585195D"/>
    <w:rsid w:val="7597E09A"/>
    <w:rsid w:val="75A758C9"/>
    <w:rsid w:val="76009FAC"/>
    <w:rsid w:val="761F54C3"/>
    <w:rsid w:val="7695A242"/>
    <w:rsid w:val="76ABD645"/>
    <w:rsid w:val="76BC0417"/>
    <w:rsid w:val="7735C6C9"/>
    <w:rsid w:val="77CB7E5B"/>
    <w:rsid w:val="77D85756"/>
    <w:rsid w:val="77E87040"/>
    <w:rsid w:val="783B0F3D"/>
    <w:rsid w:val="7851D327"/>
    <w:rsid w:val="78745069"/>
    <w:rsid w:val="78DA109B"/>
    <w:rsid w:val="790B7B9C"/>
    <w:rsid w:val="791EE94D"/>
    <w:rsid w:val="79409837"/>
    <w:rsid w:val="7A110289"/>
    <w:rsid w:val="7AF8BBAB"/>
    <w:rsid w:val="7B1973D5"/>
    <w:rsid w:val="7B50E875"/>
    <w:rsid w:val="7B9940D3"/>
    <w:rsid w:val="7BACF700"/>
    <w:rsid w:val="7BDB97F8"/>
    <w:rsid w:val="7BF934A6"/>
    <w:rsid w:val="7C66CDF0"/>
    <w:rsid w:val="7CAF88D0"/>
    <w:rsid w:val="7CE3641D"/>
    <w:rsid w:val="7CEB6C5B"/>
    <w:rsid w:val="7D55B488"/>
    <w:rsid w:val="7E050458"/>
    <w:rsid w:val="7E1416BD"/>
    <w:rsid w:val="7EEE50C5"/>
    <w:rsid w:val="7EF19573"/>
    <w:rsid w:val="7EFCE180"/>
    <w:rsid w:val="7F0B3763"/>
    <w:rsid w:val="7F42AB17"/>
    <w:rsid w:val="7F43CE21"/>
    <w:rsid w:val="7FF9B872"/>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AA47"/>
  <w15:chartTrackingRefBased/>
  <w15:docId w15:val="{29D2325D-7945-4119-9808-A2217EBA6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404040"/>
        <w:sz w:val="24"/>
        <w:szCs w:val="24"/>
        <w:lang w:val="es-BO" w:eastAsia="en-US" w:bidi="ar-SA"/>
      </w:rPr>
    </w:rPrDefault>
    <w:pPrDefault>
      <w:pPr>
        <w:spacing w:line="480" w:lineRule="auto"/>
        <w:ind w:firstLine="284"/>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6E8"/>
  </w:style>
  <w:style w:type="paragraph" w:styleId="Ttulo1">
    <w:name w:val="heading 1"/>
    <w:basedOn w:val="Normal"/>
    <w:next w:val="Normal"/>
    <w:link w:val="Ttulo1Car"/>
    <w:uiPriority w:val="9"/>
    <w:rsid w:val="00AE6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6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69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69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69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699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699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699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699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 1"/>
    <w:basedOn w:val="Ttulo1"/>
    <w:link w:val="TITULO1Car"/>
    <w:rsid w:val="00AE68C4"/>
    <w:pPr>
      <w:spacing w:before="240" w:after="0" w:line="240" w:lineRule="auto"/>
      <w:jc w:val="center"/>
    </w:pPr>
    <w:rPr>
      <w:rFonts w:ascii="Times New Roman" w:hAnsi="Times New Roman"/>
      <w:b/>
      <w:color w:val="000000" w:themeColor="text1"/>
      <w:sz w:val="24"/>
      <w:szCs w:val="32"/>
    </w:rPr>
  </w:style>
  <w:style w:type="character" w:customStyle="1" w:styleId="TITULO1Car">
    <w:name w:val="TITULO 1 Car"/>
    <w:basedOn w:val="Ttulo1Car"/>
    <w:link w:val="TITULO1"/>
    <w:rsid w:val="00AE68C4"/>
    <w:rPr>
      <w:rFonts w:ascii="Times New Roman" w:eastAsiaTheme="majorEastAsia" w:hAnsi="Times New Roman" w:cstheme="majorBidi"/>
      <w:b/>
      <w:color w:val="000000" w:themeColor="text1"/>
      <w:sz w:val="40"/>
      <w:szCs w:val="32"/>
    </w:rPr>
  </w:style>
  <w:style w:type="character" w:customStyle="1" w:styleId="Ttulo1Car">
    <w:name w:val="Título 1 Car"/>
    <w:basedOn w:val="Fuentedeprrafopredeter"/>
    <w:link w:val="Ttulo1"/>
    <w:uiPriority w:val="9"/>
    <w:rsid w:val="00AE68C4"/>
    <w:rPr>
      <w:rFonts w:asciiTheme="majorHAnsi" w:eastAsiaTheme="majorEastAsia" w:hAnsiTheme="majorHAnsi" w:cstheme="majorBidi"/>
      <w:color w:val="0F4761" w:themeColor="accent1" w:themeShade="BF"/>
      <w:sz w:val="40"/>
      <w:szCs w:val="40"/>
    </w:rPr>
  </w:style>
  <w:style w:type="paragraph" w:customStyle="1" w:styleId="titulo10">
    <w:name w:val="titulo 1"/>
    <w:basedOn w:val="Ttulo1"/>
    <w:rsid w:val="008F5C42"/>
    <w:pPr>
      <w:jc w:val="center"/>
    </w:pPr>
    <w:rPr>
      <w:rFonts w:ascii="Times New Roman" w:hAnsi="Times New Roman"/>
      <w:b/>
      <w:color w:val="auto"/>
      <w:sz w:val="24"/>
    </w:rPr>
  </w:style>
  <w:style w:type="character" w:customStyle="1" w:styleId="Ttulo2Car">
    <w:name w:val="Título 2 Car"/>
    <w:basedOn w:val="Fuentedeprrafopredeter"/>
    <w:link w:val="Ttulo2"/>
    <w:uiPriority w:val="9"/>
    <w:rsid w:val="007B69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69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69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69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69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69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69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699A"/>
    <w:rPr>
      <w:rFonts w:eastAsiaTheme="majorEastAsia" w:cstheme="majorBidi"/>
      <w:color w:val="272727" w:themeColor="text1" w:themeTint="D8"/>
    </w:rPr>
  </w:style>
  <w:style w:type="paragraph" w:styleId="Ttulo">
    <w:name w:val="Title"/>
    <w:basedOn w:val="Normal"/>
    <w:next w:val="Normal"/>
    <w:link w:val="TtuloCar"/>
    <w:uiPriority w:val="10"/>
    <w:qFormat/>
    <w:rsid w:val="007B6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69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699A"/>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69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699A"/>
    <w:pPr>
      <w:spacing w:before="160"/>
      <w:jc w:val="center"/>
    </w:pPr>
    <w:rPr>
      <w:i/>
      <w:iCs/>
      <w:color w:val="404040" w:themeColor="text1" w:themeTint="BF"/>
    </w:rPr>
  </w:style>
  <w:style w:type="character" w:customStyle="1" w:styleId="CitaCar">
    <w:name w:val="Cita Car"/>
    <w:basedOn w:val="Fuentedeprrafopredeter"/>
    <w:link w:val="Cita"/>
    <w:uiPriority w:val="29"/>
    <w:rsid w:val="007B699A"/>
    <w:rPr>
      <w:i/>
      <w:iCs/>
      <w:color w:val="404040" w:themeColor="text1" w:themeTint="BF"/>
    </w:rPr>
  </w:style>
  <w:style w:type="paragraph" w:styleId="Prrafodelista">
    <w:name w:val="List Paragraph"/>
    <w:basedOn w:val="Normal"/>
    <w:uiPriority w:val="34"/>
    <w:qFormat/>
    <w:rsid w:val="007B699A"/>
    <w:pPr>
      <w:ind w:left="720"/>
      <w:contextualSpacing/>
    </w:pPr>
  </w:style>
  <w:style w:type="character" w:styleId="nfasisintenso">
    <w:name w:val="Intense Emphasis"/>
    <w:basedOn w:val="Fuentedeprrafopredeter"/>
    <w:uiPriority w:val="21"/>
    <w:qFormat/>
    <w:rsid w:val="007B699A"/>
    <w:rPr>
      <w:i/>
      <w:iCs/>
      <w:color w:val="0F4761" w:themeColor="accent1" w:themeShade="BF"/>
    </w:rPr>
  </w:style>
  <w:style w:type="paragraph" w:styleId="Citadestacada">
    <w:name w:val="Intense Quote"/>
    <w:basedOn w:val="Normal"/>
    <w:next w:val="Normal"/>
    <w:link w:val="CitadestacadaCar"/>
    <w:uiPriority w:val="30"/>
    <w:qFormat/>
    <w:rsid w:val="007B6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699A"/>
    <w:rPr>
      <w:i/>
      <w:iCs/>
      <w:color w:val="0F4761" w:themeColor="accent1" w:themeShade="BF"/>
    </w:rPr>
  </w:style>
  <w:style w:type="character" w:styleId="Referenciaintensa">
    <w:name w:val="Intense Reference"/>
    <w:basedOn w:val="Fuentedeprrafopredeter"/>
    <w:uiPriority w:val="32"/>
    <w:qFormat/>
    <w:rsid w:val="007B699A"/>
    <w:rPr>
      <w:b/>
      <w:bCs/>
      <w:smallCaps/>
      <w:color w:val="0F4761" w:themeColor="accent1" w:themeShade="BF"/>
      <w:spacing w:val="5"/>
    </w:rPr>
  </w:style>
  <w:style w:type="paragraph" w:styleId="Encabezado">
    <w:name w:val="header"/>
    <w:basedOn w:val="Normal"/>
    <w:link w:val="EncabezadoCar"/>
    <w:uiPriority w:val="99"/>
    <w:unhideWhenUsed/>
    <w:rsid w:val="00364AA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4AAD"/>
    <w:rPr>
      <w:rFonts w:ascii="Calibri" w:eastAsia="Calibri" w:hAnsi="Calibri" w:cs="SimSun"/>
      <w:kern w:val="0"/>
      <w:sz w:val="22"/>
      <w:szCs w:val="22"/>
      <w:lang w:val="es-ES"/>
      <w14:ligatures w14:val="none"/>
    </w:rPr>
  </w:style>
  <w:style w:type="paragraph" w:styleId="Piedepgina">
    <w:name w:val="footer"/>
    <w:basedOn w:val="Normal"/>
    <w:link w:val="PiedepginaCar"/>
    <w:uiPriority w:val="99"/>
    <w:unhideWhenUsed/>
    <w:rsid w:val="00364AA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4AAD"/>
    <w:rPr>
      <w:rFonts w:ascii="Calibri" w:eastAsia="Calibri" w:hAnsi="Calibri" w:cs="SimSun"/>
      <w:kern w:val="0"/>
      <w:sz w:val="22"/>
      <w:szCs w:val="22"/>
      <w:lang w:val="es-ES"/>
      <w14:ligatures w14:val="none"/>
    </w:rPr>
  </w:style>
  <w:style w:type="paragraph" w:styleId="TtuloTDC">
    <w:name w:val="TOC Heading"/>
    <w:basedOn w:val="Ttulo1"/>
    <w:next w:val="Normal"/>
    <w:uiPriority w:val="39"/>
    <w:unhideWhenUsed/>
    <w:qFormat/>
    <w:rsid w:val="00887A3D"/>
    <w:pPr>
      <w:spacing w:before="240" w:after="0" w:line="259" w:lineRule="auto"/>
      <w:ind w:firstLine="0"/>
      <w:outlineLvl w:val="9"/>
    </w:pPr>
    <w:rPr>
      <w:sz w:val="32"/>
      <w:szCs w:val="32"/>
      <w:lang w:eastAsia="es-BO"/>
    </w:rPr>
  </w:style>
  <w:style w:type="paragraph" w:styleId="TDC1">
    <w:name w:val="toc 1"/>
    <w:basedOn w:val="Normal"/>
    <w:next w:val="Normal"/>
    <w:autoRedefine/>
    <w:uiPriority w:val="39"/>
    <w:unhideWhenUsed/>
    <w:rsid w:val="007D3404"/>
    <w:pPr>
      <w:tabs>
        <w:tab w:val="right" w:leader="dot" w:pos="8828"/>
      </w:tabs>
      <w:spacing w:after="100"/>
    </w:pPr>
    <w:rPr>
      <w:b/>
      <w:bCs/>
      <w:noProof/>
    </w:rPr>
  </w:style>
  <w:style w:type="character" w:styleId="Hipervnculo">
    <w:name w:val="Hyperlink"/>
    <w:basedOn w:val="Fuentedeprrafopredeter"/>
    <w:uiPriority w:val="99"/>
    <w:unhideWhenUsed/>
    <w:rsid w:val="00ED47FA"/>
    <w:rPr>
      <w:color w:val="467886" w:themeColor="hyperlink"/>
      <w:u w:val="single"/>
    </w:rPr>
  </w:style>
  <w:style w:type="character" w:styleId="Nmerodelnea">
    <w:name w:val="line number"/>
    <w:basedOn w:val="Fuentedeprrafopredeter"/>
    <w:uiPriority w:val="99"/>
    <w:semiHidden/>
    <w:unhideWhenUsed/>
    <w:rsid w:val="0007607E"/>
  </w:style>
  <w:style w:type="paragraph" w:styleId="TDC2">
    <w:name w:val="toc 2"/>
    <w:basedOn w:val="Normal"/>
    <w:next w:val="Normal"/>
    <w:autoRedefine/>
    <w:uiPriority w:val="39"/>
    <w:unhideWhenUsed/>
    <w:rsid w:val="00104FB9"/>
    <w:pPr>
      <w:spacing w:after="100"/>
      <w:ind w:left="240"/>
    </w:pPr>
  </w:style>
  <w:style w:type="paragraph" w:customStyle="1" w:styleId="CAPITULO">
    <w:name w:val="CAPITULO"/>
    <w:basedOn w:val="TITULO1"/>
    <w:next w:val="Ttulo1"/>
    <w:link w:val="CAPITULOCar"/>
    <w:qFormat/>
    <w:rsid w:val="00E2272D"/>
    <w:pPr>
      <w:ind w:firstLine="0"/>
      <w:jc w:val="left"/>
    </w:pPr>
    <w:rPr>
      <w:rFonts w:eastAsia="Times New Roman"/>
      <w:sz w:val="32"/>
      <w:lang w:eastAsia="es-BO"/>
    </w:rPr>
  </w:style>
  <w:style w:type="character" w:customStyle="1" w:styleId="CAPITULOCar">
    <w:name w:val="CAPITULO Car"/>
    <w:basedOn w:val="TITULO1Car"/>
    <w:link w:val="CAPITULO"/>
    <w:rsid w:val="00E2272D"/>
    <w:rPr>
      <w:rFonts w:ascii="Times New Roman" w:eastAsia="Times New Roman" w:hAnsi="Times New Roman" w:cstheme="majorBidi"/>
      <w:b/>
      <w:color w:val="000000" w:themeColor="text1"/>
      <w:sz w:val="32"/>
      <w:szCs w:val="32"/>
      <w:lang w:eastAsia="es-BO"/>
    </w:rPr>
  </w:style>
  <w:style w:type="character" w:styleId="nfasis">
    <w:name w:val="Emphasis"/>
    <w:basedOn w:val="Fuentedeprrafopredeter"/>
    <w:uiPriority w:val="20"/>
    <w:qFormat/>
    <w:rsid w:val="00932104"/>
    <w:rPr>
      <w:i/>
      <w:iCs/>
    </w:rPr>
  </w:style>
  <w:style w:type="paragraph" w:customStyle="1" w:styleId="Titulo11">
    <w:name w:val="Titulo1"/>
    <w:basedOn w:val="Ttulo2"/>
    <w:next w:val="Normal"/>
    <w:link w:val="Titulo1Car0"/>
    <w:qFormat/>
    <w:rsid w:val="00F75A81"/>
    <w:pPr>
      <w:spacing w:line="360" w:lineRule="auto"/>
      <w:ind w:firstLine="0"/>
    </w:pPr>
    <w:rPr>
      <w:rFonts w:ascii="Times New Roman" w:eastAsia="Times New Roman" w:hAnsi="Times New Roman"/>
      <w:b/>
      <w:color w:val="000000" w:themeColor="text1"/>
      <w:sz w:val="28"/>
      <w:lang w:eastAsia="es-BO"/>
    </w:rPr>
  </w:style>
  <w:style w:type="character" w:customStyle="1" w:styleId="Titulo1Car0">
    <w:name w:val="Titulo1 Car"/>
    <w:basedOn w:val="Ttulo1Car"/>
    <w:link w:val="Titulo11"/>
    <w:rsid w:val="00F75A81"/>
    <w:rPr>
      <w:rFonts w:asciiTheme="majorHAnsi" w:eastAsia="Times New Roman" w:hAnsiTheme="majorHAnsi" w:cstheme="majorBidi"/>
      <w:b/>
      <w:color w:val="000000" w:themeColor="text1"/>
      <w:sz w:val="28"/>
      <w:szCs w:val="32"/>
      <w:lang w:eastAsia="es-BO"/>
    </w:rPr>
  </w:style>
  <w:style w:type="paragraph" w:customStyle="1" w:styleId="font-claude-response-body">
    <w:name w:val="font-claude-response-body"/>
    <w:basedOn w:val="Normal"/>
    <w:rsid w:val="00340989"/>
    <w:pPr>
      <w:spacing w:before="100" w:beforeAutospacing="1" w:after="100" w:afterAutospacing="1" w:line="240" w:lineRule="auto"/>
      <w:ind w:firstLine="0"/>
    </w:pPr>
    <w:rPr>
      <w:rFonts w:eastAsia="Times New Roman" w:cs="Times New Roman"/>
      <w:color w:val="auto"/>
      <w:lang w:eastAsia="es-BO"/>
    </w:rPr>
  </w:style>
  <w:style w:type="character" w:styleId="Fuerte">
    <w:name w:val="Strong"/>
    <w:basedOn w:val="Fuentedeprrafopredeter"/>
    <w:uiPriority w:val="22"/>
    <w:qFormat/>
    <w:rsid w:val="00340989"/>
    <w:rPr>
      <w:b/>
      <w:bCs/>
    </w:rPr>
  </w:style>
  <w:style w:type="character" w:styleId="Mencinsinresolver">
    <w:name w:val="Unresolved Mention"/>
    <w:basedOn w:val="Fuentedeprrafopredeter"/>
    <w:uiPriority w:val="99"/>
    <w:semiHidden/>
    <w:unhideWhenUsed/>
    <w:rsid w:val="000309CF"/>
    <w:rPr>
      <w:color w:val="605E5C"/>
      <w:shd w:val="clear" w:color="auto" w:fill="E1DFDD"/>
    </w:rPr>
  </w:style>
  <w:style w:type="paragraph" w:customStyle="1" w:styleId="Titulo2">
    <w:name w:val="Titulo2"/>
    <w:basedOn w:val="Ttulo3"/>
    <w:next w:val="Normal"/>
    <w:link w:val="Titulo2Car"/>
    <w:qFormat/>
    <w:rsid w:val="0036214F"/>
    <w:pPr>
      <w:spacing w:line="360" w:lineRule="auto"/>
    </w:pPr>
    <w:rPr>
      <w:b/>
      <w:color w:val="000000" w:themeColor="text1"/>
      <w:lang w:eastAsia="es-BO"/>
    </w:rPr>
  </w:style>
  <w:style w:type="character" w:customStyle="1" w:styleId="Titulo2Car">
    <w:name w:val="Titulo2 Car"/>
    <w:basedOn w:val="Ttulo3Car"/>
    <w:link w:val="Titulo2"/>
    <w:rsid w:val="0036214F"/>
    <w:rPr>
      <w:rFonts w:eastAsiaTheme="majorEastAsia" w:cstheme="majorBidi"/>
      <w:b/>
      <w:color w:val="000000" w:themeColor="text1"/>
      <w:sz w:val="28"/>
      <w:szCs w:val="28"/>
      <w:lang w:eastAsia="es-BO"/>
    </w:rPr>
  </w:style>
  <w:style w:type="table" w:styleId="Tablaconcuadrcula">
    <w:name w:val="Table Grid"/>
    <w:basedOn w:val="Tablanormal"/>
    <w:uiPriority w:val="3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1">
    <w:name w:val="Título 1 Car1"/>
    <w:basedOn w:val="Fuentedeprrafopredeter"/>
    <w:uiPriority w:val="9"/>
    <w:rsid w:val="009D01CD"/>
    <w:rPr>
      <w:rFonts w:asciiTheme="majorHAnsi" w:eastAsiaTheme="majorEastAsia" w:hAnsiTheme="majorHAnsi" w:cstheme="majorBidi"/>
      <w:color w:val="0F4761" w:themeColor="accent1" w:themeShade="BF"/>
      <w:sz w:val="40"/>
      <w:szCs w:val="40"/>
    </w:rPr>
  </w:style>
  <w:style w:type="character" w:customStyle="1" w:styleId="Ttulo2Car1">
    <w:name w:val="Título 2 Car1"/>
    <w:basedOn w:val="Fuentedeprrafopredeter"/>
    <w:uiPriority w:val="9"/>
    <w:rsid w:val="009D01CD"/>
    <w:rPr>
      <w:rFonts w:asciiTheme="majorHAnsi" w:eastAsiaTheme="majorEastAsia" w:hAnsiTheme="majorHAnsi" w:cstheme="majorBidi"/>
      <w:color w:val="0F4761" w:themeColor="accent1" w:themeShade="BF"/>
      <w:sz w:val="32"/>
      <w:szCs w:val="32"/>
    </w:rPr>
  </w:style>
  <w:style w:type="character" w:customStyle="1" w:styleId="Ttulo3Car1">
    <w:name w:val="Título 3 Car1"/>
    <w:basedOn w:val="Fuentedeprrafopredeter"/>
    <w:uiPriority w:val="9"/>
    <w:semiHidden/>
    <w:rsid w:val="009D01CD"/>
    <w:rPr>
      <w:rFonts w:eastAsiaTheme="majorEastAsia" w:cstheme="majorBidi"/>
      <w:color w:val="0F4761" w:themeColor="accent1" w:themeShade="BF"/>
      <w:sz w:val="28"/>
      <w:szCs w:val="28"/>
    </w:rPr>
  </w:style>
  <w:style w:type="character" w:customStyle="1" w:styleId="Ttulo4Car1">
    <w:name w:val="Título 4 Car1"/>
    <w:basedOn w:val="Fuentedeprrafopredeter"/>
    <w:uiPriority w:val="9"/>
    <w:semiHidden/>
    <w:rsid w:val="009D01CD"/>
    <w:rPr>
      <w:rFonts w:eastAsiaTheme="majorEastAsia" w:cstheme="majorBidi"/>
      <w:i/>
      <w:iCs/>
      <w:color w:val="0F4761" w:themeColor="accent1" w:themeShade="BF"/>
    </w:rPr>
  </w:style>
  <w:style w:type="character" w:customStyle="1" w:styleId="Ttulo5Car1">
    <w:name w:val="Título 5 Car1"/>
    <w:basedOn w:val="Fuentedeprrafopredeter"/>
    <w:uiPriority w:val="9"/>
    <w:semiHidden/>
    <w:rsid w:val="009D01CD"/>
    <w:rPr>
      <w:rFonts w:eastAsiaTheme="majorEastAsia" w:cstheme="majorBidi"/>
      <w:color w:val="0F4761" w:themeColor="accent1" w:themeShade="BF"/>
    </w:rPr>
  </w:style>
  <w:style w:type="character" w:customStyle="1" w:styleId="Ttulo6Car1">
    <w:name w:val="Título 6 Car1"/>
    <w:basedOn w:val="Fuentedeprrafopredeter"/>
    <w:uiPriority w:val="9"/>
    <w:semiHidden/>
    <w:rsid w:val="009D01CD"/>
    <w:rPr>
      <w:rFonts w:eastAsiaTheme="majorEastAsia" w:cstheme="majorBidi"/>
      <w:i/>
      <w:iCs/>
      <w:color w:val="595959" w:themeColor="text1" w:themeTint="A6"/>
    </w:rPr>
  </w:style>
  <w:style w:type="character" w:customStyle="1" w:styleId="Ttulo7Car1">
    <w:name w:val="Título 7 Car1"/>
    <w:basedOn w:val="Fuentedeprrafopredeter"/>
    <w:uiPriority w:val="9"/>
    <w:semiHidden/>
    <w:rsid w:val="009D01CD"/>
    <w:rPr>
      <w:rFonts w:eastAsiaTheme="majorEastAsia" w:cstheme="majorBidi"/>
      <w:color w:val="595959" w:themeColor="text1" w:themeTint="A6"/>
    </w:rPr>
  </w:style>
  <w:style w:type="character" w:customStyle="1" w:styleId="Ttulo8Car1">
    <w:name w:val="Título 8 Car1"/>
    <w:basedOn w:val="Fuentedeprrafopredeter"/>
    <w:uiPriority w:val="9"/>
    <w:semiHidden/>
    <w:rsid w:val="009D01CD"/>
    <w:rPr>
      <w:rFonts w:eastAsiaTheme="majorEastAsia" w:cstheme="majorBidi"/>
      <w:i/>
      <w:iCs/>
      <w:color w:val="272727" w:themeColor="text1" w:themeTint="D8"/>
    </w:rPr>
  </w:style>
  <w:style w:type="character" w:customStyle="1" w:styleId="Ttulo9Car1">
    <w:name w:val="Título 9 Car1"/>
    <w:basedOn w:val="Fuentedeprrafopredeter"/>
    <w:uiPriority w:val="9"/>
    <w:semiHidden/>
    <w:rsid w:val="009D01CD"/>
    <w:rPr>
      <w:rFonts w:eastAsiaTheme="majorEastAsia" w:cstheme="majorBidi"/>
      <w:color w:val="272727" w:themeColor="text1" w:themeTint="D8"/>
    </w:rPr>
  </w:style>
  <w:style w:type="character" w:customStyle="1" w:styleId="TtuloCar1">
    <w:name w:val="Título Car1"/>
    <w:basedOn w:val="Fuentedeprrafopredeter"/>
    <w:uiPriority w:val="10"/>
    <w:rsid w:val="009D01CD"/>
    <w:rPr>
      <w:rFonts w:asciiTheme="majorHAnsi" w:eastAsiaTheme="majorEastAsia" w:hAnsiTheme="majorHAnsi" w:cstheme="majorBidi"/>
      <w:spacing w:val="-10"/>
      <w:kern w:val="28"/>
      <w:sz w:val="56"/>
      <w:szCs w:val="56"/>
    </w:rPr>
  </w:style>
  <w:style w:type="character" w:customStyle="1" w:styleId="SubttuloCar1">
    <w:name w:val="Subtítulo Car1"/>
    <w:basedOn w:val="Fuentedeprrafopredeter"/>
    <w:uiPriority w:val="11"/>
    <w:rsid w:val="009D01CD"/>
    <w:rPr>
      <w:rFonts w:eastAsiaTheme="majorEastAsia" w:cstheme="majorBidi"/>
      <w:color w:val="595959" w:themeColor="text1" w:themeTint="A6"/>
      <w:spacing w:val="15"/>
      <w:sz w:val="28"/>
      <w:szCs w:val="28"/>
    </w:rPr>
  </w:style>
  <w:style w:type="character" w:customStyle="1" w:styleId="CitaCar1">
    <w:name w:val="Cita Car1"/>
    <w:basedOn w:val="Fuentedeprrafopredeter"/>
    <w:uiPriority w:val="29"/>
    <w:rsid w:val="009D01CD"/>
    <w:rPr>
      <w:i/>
      <w:iCs/>
      <w:color w:val="404040" w:themeColor="text1" w:themeTint="BF"/>
    </w:rPr>
  </w:style>
  <w:style w:type="character" w:customStyle="1" w:styleId="CitadestacadaCar1">
    <w:name w:val="Cita destacada Car1"/>
    <w:basedOn w:val="Fuentedeprrafopredeter"/>
    <w:uiPriority w:val="30"/>
    <w:rsid w:val="009D01CD"/>
    <w:rPr>
      <w:i/>
      <w:iCs/>
      <w:color w:val="0F4761" w:themeColor="accent1" w:themeShade="BF"/>
    </w:rPr>
  </w:style>
  <w:style w:type="character" w:customStyle="1" w:styleId="EncabezadoCar1">
    <w:name w:val="Encabezado Car1"/>
    <w:basedOn w:val="Fuentedeprrafopredeter"/>
    <w:uiPriority w:val="99"/>
    <w:rsid w:val="009D01CD"/>
    <w:rPr>
      <w:rFonts w:ascii="Calibri" w:eastAsia="Calibri" w:hAnsi="Calibri" w:cs="SimSun"/>
      <w:kern w:val="0"/>
      <w:sz w:val="22"/>
      <w:szCs w:val="22"/>
      <w:lang w:val="es-ES"/>
      <w14:ligatures w14:val="none"/>
    </w:rPr>
  </w:style>
  <w:style w:type="character" w:customStyle="1" w:styleId="PiedepginaCar1">
    <w:name w:val="Pie de página Car1"/>
    <w:basedOn w:val="Fuentedeprrafopredeter"/>
    <w:uiPriority w:val="99"/>
    <w:rsid w:val="009D01CD"/>
    <w:rPr>
      <w:rFonts w:ascii="Calibri" w:eastAsia="Calibri" w:hAnsi="Calibri" w:cs="SimSun"/>
      <w:kern w:val="0"/>
      <w:sz w:val="22"/>
      <w:szCs w:val="22"/>
      <w:lang w:val="es-ES"/>
      <w14:ligatures w14:val="none"/>
    </w:rPr>
  </w:style>
  <w:style w:type="paragraph" w:styleId="Listaconvietas">
    <w:name w:val="List Bullet"/>
    <w:basedOn w:val="Normal"/>
    <w:uiPriority w:val="99"/>
    <w:unhideWhenUsed/>
    <w:rsid w:val="009D01CD"/>
    <w:pPr>
      <w:ind w:left="360" w:hanging="360"/>
      <w:contextualSpacing/>
    </w:pPr>
  </w:style>
  <w:style w:type="paragraph" w:styleId="TDC3">
    <w:name w:val="toc 3"/>
    <w:basedOn w:val="Normal"/>
    <w:next w:val="Normal"/>
    <w:autoRedefine/>
    <w:uiPriority w:val="39"/>
    <w:unhideWhenUsed/>
    <w:rsid w:val="004145C9"/>
    <w:pPr>
      <w:spacing w:after="100"/>
      <w:ind w:left="480"/>
    </w:pPr>
  </w:style>
  <w:style w:type="paragraph" w:styleId="TDC4">
    <w:name w:val="toc 4"/>
    <w:basedOn w:val="Normal"/>
    <w:next w:val="Normal"/>
    <w:autoRedefine/>
    <w:uiPriority w:val="39"/>
    <w:unhideWhenUsed/>
    <w:rsid w:val="004145C9"/>
    <w:pPr>
      <w:spacing w:after="100" w:line="278" w:lineRule="auto"/>
      <w:ind w:left="720" w:firstLine="0"/>
    </w:pPr>
    <w:rPr>
      <w:rFonts w:asciiTheme="minorHAnsi" w:eastAsiaTheme="minorEastAsia" w:hAnsiTheme="minorHAnsi" w:cstheme="minorBidi"/>
      <w:color w:val="auto"/>
      <w:kern w:val="2"/>
      <w:lang w:eastAsia="es-BO"/>
      <w14:ligatures w14:val="standardContextual"/>
    </w:rPr>
  </w:style>
  <w:style w:type="paragraph" w:styleId="TDC5">
    <w:name w:val="toc 5"/>
    <w:basedOn w:val="Normal"/>
    <w:next w:val="Normal"/>
    <w:autoRedefine/>
    <w:uiPriority w:val="39"/>
    <w:unhideWhenUsed/>
    <w:rsid w:val="004145C9"/>
    <w:pPr>
      <w:spacing w:after="100" w:line="278" w:lineRule="auto"/>
      <w:ind w:left="960" w:firstLine="0"/>
    </w:pPr>
    <w:rPr>
      <w:rFonts w:asciiTheme="minorHAnsi" w:eastAsiaTheme="minorEastAsia" w:hAnsiTheme="minorHAnsi" w:cstheme="minorBidi"/>
      <w:color w:val="auto"/>
      <w:kern w:val="2"/>
      <w:lang w:eastAsia="es-BO"/>
      <w14:ligatures w14:val="standardContextual"/>
    </w:rPr>
  </w:style>
  <w:style w:type="paragraph" w:styleId="TDC6">
    <w:name w:val="toc 6"/>
    <w:basedOn w:val="Normal"/>
    <w:next w:val="Normal"/>
    <w:autoRedefine/>
    <w:uiPriority w:val="39"/>
    <w:unhideWhenUsed/>
    <w:rsid w:val="004145C9"/>
    <w:pPr>
      <w:spacing w:after="100" w:line="278" w:lineRule="auto"/>
      <w:ind w:left="1200" w:firstLine="0"/>
    </w:pPr>
    <w:rPr>
      <w:rFonts w:asciiTheme="minorHAnsi" w:eastAsiaTheme="minorEastAsia" w:hAnsiTheme="minorHAnsi" w:cstheme="minorBidi"/>
      <w:color w:val="auto"/>
      <w:kern w:val="2"/>
      <w:lang w:eastAsia="es-BO"/>
      <w14:ligatures w14:val="standardContextual"/>
    </w:rPr>
  </w:style>
  <w:style w:type="paragraph" w:styleId="TDC7">
    <w:name w:val="toc 7"/>
    <w:basedOn w:val="Normal"/>
    <w:next w:val="Normal"/>
    <w:autoRedefine/>
    <w:uiPriority w:val="39"/>
    <w:unhideWhenUsed/>
    <w:rsid w:val="004145C9"/>
    <w:pPr>
      <w:spacing w:after="100" w:line="278" w:lineRule="auto"/>
      <w:ind w:left="1440" w:firstLine="0"/>
    </w:pPr>
    <w:rPr>
      <w:rFonts w:asciiTheme="minorHAnsi" w:eastAsiaTheme="minorEastAsia" w:hAnsiTheme="minorHAnsi" w:cstheme="minorBidi"/>
      <w:color w:val="auto"/>
      <w:kern w:val="2"/>
      <w:lang w:eastAsia="es-BO"/>
      <w14:ligatures w14:val="standardContextual"/>
    </w:rPr>
  </w:style>
  <w:style w:type="paragraph" w:styleId="TDC8">
    <w:name w:val="toc 8"/>
    <w:basedOn w:val="Normal"/>
    <w:next w:val="Normal"/>
    <w:autoRedefine/>
    <w:uiPriority w:val="39"/>
    <w:unhideWhenUsed/>
    <w:rsid w:val="004145C9"/>
    <w:pPr>
      <w:spacing w:after="100" w:line="278" w:lineRule="auto"/>
      <w:ind w:left="1680" w:firstLine="0"/>
    </w:pPr>
    <w:rPr>
      <w:rFonts w:asciiTheme="minorHAnsi" w:eastAsiaTheme="minorEastAsia" w:hAnsiTheme="minorHAnsi" w:cstheme="minorBidi"/>
      <w:color w:val="auto"/>
      <w:kern w:val="2"/>
      <w:lang w:eastAsia="es-BO"/>
      <w14:ligatures w14:val="standardContextual"/>
    </w:rPr>
  </w:style>
  <w:style w:type="paragraph" w:styleId="TDC9">
    <w:name w:val="toc 9"/>
    <w:basedOn w:val="Normal"/>
    <w:next w:val="Normal"/>
    <w:autoRedefine/>
    <w:uiPriority w:val="39"/>
    <w:unhideWhenUsed/>
    <w:rsid w:val="004145C9"/>
    <w:pPr>
      <w:spacing w:after="100" w:line="278" w:lineRule="auto"/>
      <w:ind w:left="1920" w:firstLine="0"/>
    </w:pPr>
    <w:rPr>
      <w:rFonts w:asciiTheme="minorHAnsi" w:eastAsiaTheme="minorEastAsia" w:hAnsiTheme="minorHAnsi" w:cstheme="minorBidi"/>
      <w:color w:val="auto"/>
      <w:kern w:val="2"/>
      <w:lang w:eastAsia="es-BO"/>
      <w14:ligatures w14:val="standardContextual"/>
    </w:rPr>
  </w:style>
  <w:style w:type="paragraph" w:styleId="NormalWeb">
    <w:name w:val="Normal (Web)"/>
    <w:basedOn w:val="Normal"/>
    <w:uiPriority w:val="99"/>
    <w:unhideWhenUsed/>
    <w:rsid w:val="001B45FA"/>
    <w:pPr>
      <w:spacing w:before="100" w:beforeAutospacing="1" w:after="100" w:afterAutospacing="1" w:line="240" w:lineRule="auto"/>
      <w:ind w:firstLine="0"/>
    </w:pPr>
    <w:rPr>
      <w:rFonts w:eastAsia="Times New Roman" w:cs="Times New Roman"/>
      <w:color w:val="auto"/>
      <w:lang w:eastAsia="es-BO"/>
    </w:rPr>
  </w:style>
  <w:style w:type="paragraph" w:customStyle="1" w:styleId="Titulo3">
    <w:name w:val="Titulo3"/>
    <w:basedOn w:val="Ttulo4"/>
    <w:next w:val="Normal"/>
    <w:link w:val="Titulo3Car"/>
    <w:qFormat/>
    <w:rsid w:val="00C2618D"/>
    <w:pPr>
      <w:spacing w:line="240" w:lineRule="auto"/>
    </w:pPr>
    <w:rPr>
      <w:rFonts w:cs="Times New Roman"/>
      <w:b/>
      <w:color w:val="000000" w:themeColor="text1"/>
      <w:sz w:val="26"/>
    </w:rPr>
  </w:style>
  <w:style w:type="character" w:customStyle="1" w:styleId="Titulo3Car">
    <w:name w:val="Titulo3 Car"/>
    <w:basedOn w:val="Ttulo4Car"/>
    <w:link w:val="Titulo3"/>
    <w:rsid w:val="00C2618D"/>
    <w:rPr>
      <w:rFonts w:eastAsiaTheme="majorEastAsia" w:cs="Times New Roman"/>
      <w:b/>
      <w:i/>
      <w:iCs/>
      <w:color w:val="000000" w:themeColor="text1"/>
      <w:sz w:val="26"/>
    </w:rPr>
  </w:style>
  <w:style w:type="character" w:styleId="Hipervnculovisitado">
    <w:name w:val="FollowedHyperlink"/>
    <w:basedOn w:val="Fuentedeprrafopredeter"/>
    <w:uiPriority w:val="99"/>
    <w:semiHidden/>
    <w:unhideWhenUsed/>
    <w:rsid w:val="00016E29"/>
    <w:rPr>
      <w:color w:val="96607D" w:themeColor="followedHyperlink"/>
      <w:u w:val="single"/>
    </w:rPr>
  </w:style>
  <w:style w:type="paragraph" w:customStyle="1" w:styleId="Titulo4">
    <w:name w:val="Titulo4"/>
    <w:basedOn w:val="Ttulo5"/>
    <w:next w:val="Normal"/>
    <w:link w:val="Titulo4Car"/>
    <w:qFormat/>
    <w:rsid w:val="00C2618D"/>
    <w:pPr>
      <w:spacing w:line="240" w:lineRule="auto"/>
    </w:pPr>
    <w:rPr>
      <w:b/>
      <w:i/>
      <w:color w:val="000000" w:themeColor="text1"/>
      <w:lang w:eastAsia="es-BO"/>
    </w:rPr>
  </w:style>
  <w:style w:type="character" w:customStyle="1" w:styleId="Titulo4Car">
    <w:name w:val="Titulo4 Car"/>
    <w:basedOn w:val="Ttulo5Car"/>
    <w:link w:val="Titulo4"/>
    <w:rsid w:val="00C2618D"/>
    <w:rPr>
      <w:rFonts w:eastAsiaTheme="majorEastAsia" w:cstheme="majorBidi"/>
      <w:b/>
      <w:i/>
      <w:color w:val="000000" w:themeColor="text1"/>
      <w:lang w:eastAsia="es-BO"/>
    </w:rPr>
  </w:style>
  <w:style w:type="table" w:customStyle="1" w:styleId="Tablaconcuadrcula1">
    <w:name w:val="Tabla con cuadrícula1"/>
    <w:basedOn w:val="Tablanormal"/>
    <w:next w:val="Tablaconcuadrcula"/>
    <w:uiPriority w:val="59"/>
    <w:rsid w:val="00BE168D"/>
    <w:pPr>
      <w:spacing w:line="240" w:lineRule="auto"/>
      <w:ind w:firstLine="0"/>
    </w:pPr>
    <w:rPr>
      <w:rFonts w:ascii="Aptos" w:hAnsi="Aptos" w:cs="Arial"/>
      <w:color w:val="auto"/>
      <w:lang w:val="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digoHTML">
    <w:name w:val="HTML Code"/>
    <w:basedOn w:val="Fuentedeprrafopredeter"/>
    <w:uiPriority w:val="99"/>
    <w:semiHidden/>
    <w:unhideWhenUsed/>
    <w:rsid w:val="00EA3D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83229">
      <w:bodyDiv w:val="1"/>
      <w:marLeft w:val="0"/>
      <w:marRight w:val="0"/>
      <w:marTop w:val="0"/>
      <w:marBottom w:val="0"/>
      <w:divBdr>
        <w:top w:val="none" w:sz="0" w:space="0" w:color="auto"/>
        <w:left w:val="none" w:sz="0" w:space="0" w:color="auto"/>
        <w:bottom w:val="none" w:sz="0" w:space="0" w:color="auto"/>
        <w:right w:val="none" w:sz="0" w:space="0" w:color="auto"/>
      </w:divBdr>
    </w:div>
    <w:div w:id="1402484357">
      <w:bodyDiv w:val="1"/>
      <w:marLeft w:val="0"/>
      <w:marRight w:val="0"/>
      <w:marTop w:val="0"/>
      <w:marBottom w:val="0"/>
      <w:divBdr>
        <w:top w:val="none" w:sz="0" w:space="0" w:color="auto"/>
        <w:left w:val="none" w:sz="0" w:space="0" w:color="auto"/>
        <w:bottom w:val="none" w:sz="0" w:space="0" w:color="auto"/>
        <w:right w:val="none" w:sz="0" w:space="0" w:color="auto"/>
      </w:divBdr>
    </w:div>
    <w:div w:id="199563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735AC-4DD4-4661-B23B-AF667286C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8750</Words>
  <Characters>48125</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Mateo Hurtado</dc:creator>
  <cp:keywords/>
  <dc:description/>
  <cp:lastModifiedBy>Luis Mateo Hurtado</cp:lastModifiedBy>
  <cp:revision>2</cp:revision>
  <dcterms:created xsi:type="dcterms:W3CDTF">2026-10-20T10:07:00Z</dcterms:created>
  <dcterms:modified xsi:type="dcterms:W3CDTF">2026-10-20T10:07:00Z</dcterms:modified>
</cp:coreProperties>
</file>